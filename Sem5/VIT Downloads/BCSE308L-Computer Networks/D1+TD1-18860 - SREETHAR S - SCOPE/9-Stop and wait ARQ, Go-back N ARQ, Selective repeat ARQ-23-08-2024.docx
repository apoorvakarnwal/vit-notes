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E3B5E" w14:textId="72C5F9A1" w:rsidR="00DA13E1" w:rsidRPr="001A353C" w:rsidRDefault="00DA13E1" w:rsidP="00052D3A">
      <w:pPr>
        <w:jc w:val="both"/>
        <w:rPr>
          <w:rFonts w:ascii="Helvetica" w:hAnsi="Helvetica"/>
          <w:color w:val="34495E"/>
          <w:sz w:val="28"/>
        </w:rPr>
      </w:pPr>
      <w:r w:rsidRPr="001A353C">
        <w:rPr>
          <w:rFonts w:ascii="Helvetica" w:hAnsi="Helvetica"/>
          <w:color w:val="34495E"/>
          <w:sz w:val="28"/>
        </w:rPr>
        <w:t>A link has a transmission speed of 10</w:t>
      </w:r>
      <w:r w:rsidRPr="001A353C">
        <w:rPr>
          <w:rFonts w:ascii="Helvetica" w:hAnsi="Helvetica"/>
          <w:color w:val="34495E"/>
          <w:sz w:val="28"/>
          <w:vertAlign w:val="superscript"/>
        </w:rPr>
        <w:t>6</w:t>
      </w:r>
      <w:r w:rsidRPr="001A353C">
        <w:rPr>
          <w:rFonts w:ascii="Helvetica" w:hAnsi="Helvetica"/>
          <w:color w:val="34495E"/>
          <w:sz w:val="28"/>
        </w:rPr>
        <w:t xml:space="preserve"> bits/sec. It uses data packets of size 1000 bytes each. Assume that the acknowledgment has negligible transmission delay, and that its propagation delay is the same as the data propagation delay. Also assume that the processing delays at nodes are negligible. The efficiency of the stop-and-wait protocol in this setup is exactly 25%. Find the one-way propagation delay (in milliseconds).</w:t>
      </w:r>
    </w:p>
    <w:p w14:paraId="300697F1" w14:textId="7BBC5CFC" w:rsidR="00DA13E1" w:rsidRDefault="00DA13E1" w:rsidP="00052D3A">
      <w:pPr>
        <w:jc w:val="both"/>
        <w:rPr>
          <w:sz w:val="28"/>
        </w:rPr>
      </w:pPr>
      <w:r w:rsidRPr="00DA13E1">
        <w:rPr>
          <w:noProof/>
          <w:sz w:val="28"/>
        </w:rPr>
        <w:drawing>
          <wp:inline distT="0" distB="0" distL="0" distR="0" wp14:anchorId="332586C0" wp14:editId="41AF4379">
            <wp:extent cx="4349974" cy="3606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9974" cy="3606985"/>
                    </a:xfrm>
                    <a:prstGeom prst="rect">
                      <a:avLst/>
                    </a:prstGeom>
                  </pic:spPr>
                </pic:pic>
              </a:graphicData>
            </a:graphic>
          </wp:inline>
        </w:drawing>
      </w:r>
    </w:p>
    <w:p w14:paraId="04481C32" w14:textId="381C00E4" w:rsidR="00DA13E1" w:rsidRDefault="00DA13E1" w:rsidP="00052D3A">
      <w:pPr>
        <w:jc w:val="both"/>
        <w:rPr>
          <w:sz w:val="28"/>
        </w:rPr>
      </w:pPr>
      <w:r w:rsidRPr="00DA13E1">
        <w:rPr>
          <w:noProof/>
          <w:sz w:val="28"/>
        </w:rPr>
        <w:lastRenderedPageBreak/>
        <w:drawing>
          <wp:inline distT="0" distB="0" distL="0" distR="0" wp14:anchorId="158A313B" wp14:editId="718F7009">
            <wp:extent cx="4007056" cy="3524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7056" cy="3524431"/>
                    </a:xfrm>
                    <a:prstGeom prst="rect">
                      <a:avLst/>
                    </a:prstGeom>
                  </pic:spPr>
                </pic:pic>
              </a:graphicData>
            </a:graphic>
          </wp:inline>
        </w:drawing>
      </w:r>
    </w:p>
    <w:p w14:paraId="255AF443" w14:textId="2D59621E" w:rsidR="003D519D" w:rsidRDefault="003D519D" w:rsidP="00052D3A">
      <w:pPr>
        <w:jc w:val="both"/>
        <w:rPr>
          <w:sz w:val="28"/>
        </w:rPr>
      </w:pPr>
    </w:p>
    <w:p w14:paraId="2ACD869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If the bandwidth of the line is 1.5 Mbps, RTT is 45 msec and packet size is 1 KB, then find the link utilization in stop and wait.</w:t>
      </w:r>
    </w:p>
    <w:p w14:paraId="29B0E1A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01CE00F1"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5706CA4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3A8B16DB" w14:textId="77777777" w:rsidR="006D2445" w:rsidRDefault="006D2445" w:rsidP="006D2445">
      <w:pPr>
        <w:pStyle w:val="NormalWeb"/>
        <w:shd w:val="clear" w:color="auto" w:fill="FFFFFF"/>
        <w:spacing w:before="60" w:beforeAutospacing="0" w:after="180" w:afterAutospacing="0" w:line="0" w:lineRule="atLeast"/>
        <w:textAlignment w:val="baseline"/>
        <w:rPr>
          <w:rStyle w:val="ezoic-ad"/>
          <w:bdr w:val="none" w:sz="0" w:space="0" w:color="auto" w:frame="1"/>
        </w:rPr>
      </w:pPr>
      <w:r>
        <w:rPr>
          <w:rFonts w:ascii="Arial" w:hAnsi="Arial" w:cs="Arial"/>
          <w:color w:val="303030"/>
          <w:sz w:val="23"/>
          <w:szCs w:val="23"/>
        </w:rPr>
        <w:t>Given-</w:t>
      </w:r>
    </w:p>
    <w:p w14:paraId="04F8B338" w14:textId="77777777" w:rsidR="006D2445" w:rsidRDefault="006D2445" w:rsidP="00426BE0">
      <w:pPr>
        <w:numPr>
          <w:ilvl w:val="0"/>
          <w:numId w:val="8"/>
        </w:numPr>
        <w:shd w:val="clear" w:color="auto" w:fill="FFFFFF"/>
        <w:spacing w:before="60" w:after="60" w:line="240" w:lineRule="auto"/>
        <w:ind w:left="945"/>
        <w:textAlignment w:val="baseline"/>
      </w:pPr>
      <w:r>
        <w:rPr>
          <w:rFonts w:ascii="Arial" w:hAnsi="Arial" w:cs="Arial"/>
          <w:color w:val="303030"/>
          <w:sz w:val="23"/>
          <w:szCs w:val="23"/>
          <w:bdr w:val="none" w:sz="0" w:space="0" w:color="auto" w:frame="1"/>
        </w:rPr>
        <w:t>Bandwidth = 1.5 Mbps</w:t>
      </w:r>
    </w:p>
    <w:p w14:paraId="54000EC9" w14:textId="77777777" w:rsidR="006D2445" w:rsidRDefault="006D2445" w:rsidP="00426BE0">
      <w:pPr>
        <w:numPr>
          <w:ilvl w:val="0"/>
          <w:numId w:val="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RTT = 45 msec</w:t>
      </w:r>
    </w:p>
    <w:p w14:paraId="21440BA4" w14:textId="77777777" w:rsidR="006D2445" w:rsidRDefault="006D2445" w:rsidP="00426BE0">
      <w:pPr>
        <w:numPr>
          <w:ilvl w:val="0"/>
          <w:numId w:val="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1 KB</w:t>
      </w:r>
    </w:p>
    <w:p w14:paraId="4A7F452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F8CDA50"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Transmission Delay-</w:t>
      </w:r>
    </w:p>
    <w:p w14:paraId="299FED2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75AC77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70A209B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135AF52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KB / 1.5 Mbps</w:t>
      </w:r>
    </w:p>
    <w:p w14:paraId="237C1DB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w:t>
      </w:r>
      <w:r>
        <w:rPr>
          <w:rFonts w:ascii="Arial" w:hAnsi="Arial" w:cs="Arial"/>
          <w:color w:val="303030"/>
          <w:sz w:val="23"/>
          <w:szCs w:val="23"/>
          <w:bdr w:val="none" w:sz="0" w:space="0" w:color="auto" w:frame="1"/>
          <w:vertAlign w:val="superscript"/>
        </w:rPr>
        <w:t>10</w:t>
      </w:r>
      <w:r>
        <w:rPr>
          <w:rFonts w:ascii="Arial" w:hAnsi="Arial" w:cs="Arial"/>
          <w:color w:val="303030"/>
          <w:sz w:val="23"/>
          <w:szCs w:val="23"/>
          <w:bdr w:val="none" w:sz="0" w:space="0" w:color="auto" w:frame="1"/>
        </w:rPr>
        <w:t> x 8 bits) / (1.5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6B8C6D3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5.461 msec</w:t>
      </w:r>
    </w:p>
    <w:p w14:paraId="054797C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6956B75"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4D481EA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62CCBA84"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w:t>
      </w:r>
    </w:p>
    <w:p w14:paraId="631C4F97" w14:textId="77777777" w:rsidR="006D2445" w:rsidRDefault="006D2445" w:rsidP="006D2445">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 xml:space="preserve">= Round Trip </w:t>
      </w:r>
      <w:r w:rsidRPr="005D6A76">
        <w:rPr>
          <w:rFonts w:ascii="Arial" w:hAnsi="Arial" w:cs="Arial"/>
          <w:i/>
          <w:iCs/>
          <w:color w:val="303030"/>
          <w:sz w:val="23"/>
          <w:szCs w:val="23"/>
          <w:bdr w:val="none" w:sz="0" w:space="0" w:color="auto" w:frame="1"/>
        </w:rPr>
        <w:t>Time</w:t>
      </w:r>
      <w:r>
        <w:rPr>
          <w:rFonts w:ascii="Arial" w:hAnsi="Arial" w:cs="Arial"/>
          <w:color w:val="303030"/>
          <w:sz w:val="23"/>
          <w:szCs w:val="23"/>
          <w:bdr w:val="none" w:sz="0" w:space="0" w:color="auto" w:frame="1"/>
        </w:rPr>
        <w:t xml:space="preserve"> / 2</w:t>
      </w:r>
    </w:p>
    <w:p w14:paraId="50263470" w14:textId="77777777" w:rsidR="006D2445" w:rsidRDefault="006D2445" w:rsidP="006D2445">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45 msec / 2</w:t>
      </w:r>
    </w:p>
    <w:p w14:paraId="64B68BB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22.5 msec</w:t>
      </w:r>
    </w:p>
    <w:p w14:paraId="4A1A11C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5296253"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7FADF23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F32805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5F73AC8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22.5 msec / 5.461 msec</w:t>
      </w:r>
    </w:p>
    <w:p w14:paraId="73AEA61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4.12</w:t>
      </w:r>
    </w:p>
    <w:p w14:paraId="0E267B2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5503773"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Link Utilization-</w:t>
      </w:r>
    </w:p>
    <w:p w14:paraId="216C294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D78048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Link Utilization or Efficiency (η)</w:t>
      </w:r>
    </w:p>
    <w:p w14:paraId="105254F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1+2a</w:t>
      </w:r>
    </w:p>
    <w:p w14:paraId="4192116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(1 + 2 x 4.12)</w:t>
      </w:r>
    </w:p>
    <w:p w14:paraId="1BB23A1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9.24</w:t>
      </w:r>
    </w:p>
    <w:p w14:paraId="1F6B5B8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0.108</w:t>
      </w:r>
    </w:p>
    <w:p w14:paraId="74A1FA7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10.8 %</w:t>
      </w:r>
    </w:p>
    <w:p w14:paraId="0513881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915E014" w14:textId="37424E89" w:rsidR="003D519D" w:rsidRDefault="003D519D" w:rsidP="00052D3A">
      <w:pPr>
        <w:jc w:val="both"/>
        <w:rPr>
          <w:sz w:val="28"/>
        </w:rPr>
      </w:pPr>
    </w:p>
    <w:p w14:paraId="05CBAD7F" w14:textId="71CB9ECD" w:rsidR="003D519D" w:rsidRDefault="003D519D" w:rsidP="00052D3A">
      <w:pPr>
        <w:jc w:val="both"/>
        <w:rPr>
          <w:sz w:val="28"/>
        </w:rPr>
      </w:pPr>
    </w:p>
    <w:p w14:paraId="2B980B1F" w14:textId="02EF666D" w:rsidR="003D519D" w:rsidRDefault="003D519D" w:rsidP="00052D3A">
      <w:pPr>
        <w:jc w:val="both"/>
        <w:rPr>
          <w:sz w:val="28"/>
        </w:rPr>
      </w:pPr>
    </w:p>
    <w:p w14:paraId="353925FC" w14:textId="6C730BD7" w:rsidR="003D519D" w:rsidRDefault="003D519D" w:rsidP="00052D3A">
      <w:pPr>
        <w:jc w:val="both"/>
        <w:rPr>
          <w:sz w:val="28"/>
        </w:rPr>
      </w:pPr>
    </w:p>
    <w:p w14:paraId="149A190A" w14:textId="0EA53B84" w:rsidR="003D519D" w:rsidRDefault="003D519D" w:rsidP="00052D3A">
      <w:pPr>
        <w:jc w:val="both"/>
        <w:rPr>
          <w:rFonts w:ascii="Arial" w:hAnsi="Arial" w:cs="Arial"/>
          <w:color w:val="303030"/>
          <w:sz w:val="23"/>
          <w:szCs w:val="23"/>
          <w:shd w:val="clear" w:color="auto" w:fill="FFFFFF"/>
        </w:rPr>
      </w:pPr>
      <w:r>
        <w:rPr>
          <w:rFonts w:ascii="Arial" w:hAnsi="Arial" w:cs="Arial"/>
          <w:color w:val="303030"/>
          <w:sz w:val="23"/>
          <w:szCs w:val="23"/>
          <w:shd w:val="clear" w:color="auto" w:fill="FFFFFF"/>
        </w:rPr>
        <w:t>A channel has a bit rate of 4 Kbps and one way propagation delay of 20 msec. The channel uses stop and wait protocol. The transmission time of the acknowledgement frame is negligible. To get a channel efficiency of at least 50%, the minimum frame size should be ______________.</w:t>
      </w:r>
    </w:p>
    <w:p w14:paraId="388EF44B" w14:textId="5F3EA714" w:rsidR="003D519D" w:rsidRDefault="003D519D" w:rsidP="00052D3A">
      <w:pPr>
        <w:jc w:val="both"/>
        <w:rPr>
          <w:rFonts w:ascii="Arial" w:hAnsi="Arial" w:cs="Arial"/>
          <w:color w:val="303030"/>
          <w:sz w:val="23"/>
          <w:szCs w:val="23"/>
          <w:shd w:val="clear" w:color="auto" w:fill="FFFFFF"/>
        </w:rPr>
      </w:pPr>
    </w:p>
    <w:p w14:paraId="4BB31D55"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Given-</w:t>
      </w:r>
    </w:p>
    <w:p w14:paraId="31793539" w14:textId="77777777" w:rsidR="003D519D" w:rsidRPr="003D519D" w:rsidRDefault="003D519D" w:rsidP="003D519D">
      <w:pPr>
        <w:numPr>
          <w:ilvl w:val="0"/>
          <w:numId w:val="1"/>
        </w:numPr>
        <w:shd w:val="clear" w:color="auto" w:fill="FFFFFF"/>
        <w:spacing w:before="60" w:after="60" w:line="240" w:lineRule="auto"/>
        <w:ind w:left="945"/>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Bandwidth = 4 Kbps</w:t>
      </w:r>
    </w:p>
    <w:p w14:paraId="11FBA267" w14:textId="77777777" w:rsidR="003D519D" w:rsidRPr="003D519D" w:rsidRDefault="003D519D" w:rsidP="003D519D">
      <w:pPr>
        <w:numPr>
          <w:ilvl w:val="0"/>
          <w:numId w:val="1"/>
        </w:numPr>
        <w:shd w:val="clear" w:color="auto" w:fill="FFFFFF"/>
        <w:spacing w:before="60" w:after="60" w:line="240" w:lineRule="auto"/>
        <w:ind w:left="945"/>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lastRenderedPageBreak/>
        <w:t>Propagation delay (T</w:t>
      </w:r>
      <w:r w:rsidRPr="003D519D">
        <w:rPr>
          <w:rFonts w:ascii="Arial" w:eastAsia="Times New Roman" w:hAnsi="Arial" w:cs="Arial"/>
          <w:color w:val="303030"/>
          <w:sz w:val="23"/>
          <w:szCs w:val="23"/>
          <w:vertAlign w:val="subscript"/>
        </w:rPr>
        <w:t>p</w:t>
      </w:r>
      <w:r w:rsidRPr="003D519D">
        <w:rPr>
          <w:rFonts w:ascii="Arial" w:eastAsia="Times New Roman" w:hAnsi="Arial" w:cs="Arial"/>
          <w:color w:val="303030"/>
          <w:sz w:val="23"/>
          <w:szCs w:val="23"/>
        </w:rPr>
        <w:t>) = 20 msec</w:t>
      </w:r>
    </w:p>
    <w:p w14:paraId="7D9202F6" w14:textId="77777777" w:rsidR="003D519D" w:rsidRPr="003D519D" w:rsidRDefault="003D519D" w:rsidP="003D519D">
      <w:pPr>
        <w:numPr>
          <w:ilvl w:val="0"/>
          <w:numId w:val="1"/>
        </w:numPr>
        <w:shd w:val="clear" w:color="auto" w:fill="FFFFFF"/>
        <w:spacing w:before="60" w:after="60" w:line="240" w:lineRule="auto"/>
        <w:ind w:left="945"/>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Efficiency &gt;= 50%</w:t>
      </w:r>
    </w:p>
    <w:p w14:paraId="65888463"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w:t>
      </w:r>
    </w:p>
    <w:p w14:paraId="414BAEE5"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Let the required frame size = L bits.</w:t>
      </w:r>
    </w:p>
    <w:p w14:paraId="0F81545F"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w:t>
      </w:r>
    </w:p>
    <w:p w14:paraId="6F8E776E" w14:textId="77777777" w:rsidR="003D519D" w:rsidRPr="003D519D" w:rsidRDefault="003D519D" w:rsidP="003D519D">
      <w:pPr>
        <w:shd w:val="clear" w:color="auto" w:fill="FFFFFF"/>
        <w:spacing w:after="0" w:line="240" w:lineRule="auto"/>
        <w:textAlignment w:val="baseline"/>
        <w:outlineLvl w:val="2"/>
        <w:rPr>
          <w:rFonts w:ascii="Roboto Condensed" w:eastAsia="Times New Roman" w:hAnsi="Roboto Condensed" w:cs="Times New Roman"/>
          <w:b/>
          <w:bCs/>
          <w:color w:val="303030"/>
          <w:sz w:val="27"/>
          <w:szCs w:val="27"/>
        </w:rPr>
      </w:pPr>
      <w:r w:rsidRPr="003D519D">
        <w:rPr>
          <w:rFonts w:ascii="Roboto Condensed" w:eastAsia="Times New Roman" w:hAnsi="Roboto Condensed" w:cs="Times New Roman"/>
          <w:b/>
          <w:bCs/>
          <w:color w:val="303030"/>
          <w:sz w:val="27"/>
          <w:szCs w:val="27"/>
          <w:u w:val="single"/>
        </w:rPr>
        <w:t>Calculating Transmission Delay-</w:t>
      </w:r>
    </w:p>
    <w:p w14:paraId="4788BCA2"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w:t>
      </w:r>
    </w:p>
    <w:p w14:paraId="63B96E7D"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Transmission delay (T</w:t>
      </w:r>
      <w:r w:rsidRPr="003D519D">
        <w:rPr>
          <w:rFonts w:ascii="Arial" w:eastAsia="Times New Roman" w:hAnsi="Arial" w:cs="Arial"/>
          <w:color w:val="303030"/>
          <w:sz w:val="23"/>
          <w:szCs w:val="23"/>
          <w:vertAlign w:val="subscript"/>
        </w:rPr>
        <w:t>t</w:t>
      </w:r>
      <w:r w:rsidRPr="003D519D">
        <w:rPr>
          <w:rFonts w:ascii="Arial" w:eastAsia="Times New Roman" w:hAnsi="Arial" w:cs="Arial"/>
          <w:color w:val="303030"/>
          <w:sz w:val="23"/>
          <w:szCs w:val="23"/>
        </w:rPr>
        <w:t>)</w:t>
      </w:r>
    </w:p>
    <w:p w14:paraId="5BD090DE"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Packet size / Bandwidth</w:t>
      </w:r>
    </w:p>
    <w:p w14:paraId="6B527E38"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L bits / 4 Kbps</w:t>
      </w:r>
    </w:p>
    <w:p w14:paraId="56C127EC"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w:t>
      </w:r>
    </w:p>
    <w:p w14:paraId="4B25730F" w14:textId="77777777" w:rsidR="003D519D" w:rsidRPr="003D519D" w:rsidRDefault="003D519D" w:rsidP="003D519D">
      <w:pPr>
        <w:shd w:val="clear" w:color="auto" w:fill="FFFFFF"/>
        <w:spacing w:after="0" w:line="240" w:lineRule="auto"/>
        <w:textAlignment w:val="baseline"/>
        <w:outlineLvl w:val="2"/>
        <w:rPr>
          <w:rFonts w:ascii="Roboto Condensed" w:eastAsia="Times New Roman" w:hAnsi="Roboto Condensed" w:cs="Times New Roman"/>
          <w:b/>
          <w:bCs/>
          <w:color w:val="303030"/>
          <w:sz w:val="27"/>
          <w:szCs w:val="27"/>
        </w:rPr>
      </w:pPr>
      <w:r w:rsidRPr="003D519D">
        <w:rPr>
          <w:rFonts w:ascii="Roboto Condensed" w:eastAsia="Times New Roman" w:hAnsi="Roboto Condensed" w:cs="Times New Roman"/>
          <w:b/>
          <w:bCs/>
          <w:color w:val="303030"/>
          <w:sz w:val="27"/>
          <w:szCs w:val="27"/>
          <w:u w:val="single"/>
        </w:rPr>
        <w:t>Calculating Value Of ‘a’-</w:t>
      </w:r>
    </w:p>
    <w:p w14:paraId="76BBD69F"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 </w:t>
      </w:r>
    </w:p>
    <w:p w14:paraId="1F25793D"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a = T</w:t>
      </w:r>
      <w:r w:rsidRPr="003D519D">
        <w:rPr>
          <w:rFonts w:ascii="Arial" w:eastAsia="Times New Roman" w:hAnsi="Arial" w:cs="Arial"/>
          <w:color w:val="303030"/>
          <w:sz w:val="23"/>
          <w:szCs w:val="23"/>
          <w:vertAlign w:val="subscript"/>
        </w:rPr>
        <w:t>p</w:t>
      </w:r>
      <w:r w:rsidRPr="003D519D">
        <w:rPr>
          <w:rFonts w:ascii="Arial" w:eastAsia="Times New Roman" w:hAnsi="Arial" w:cs="Arial"/>
          <w:color w:val="303030"/>
          <w:sz w:val="23"/>
          <w:szCs w:val="23"/>
        </w:rPr>
        <w:t> / T</w:t>
      </w:r>
      <w:r w:rsidRPr="003D519D">
        <w:rPr>
          <w:rFonts w:ascii="Arial" w:eastAsia="Times New Roman" w:hAnsi="Arial" w:cs="Arial"/>
          <w:color w:val="303030"/>
          <w:sz w:val="23"/>
          <w:szCs w:val="23"/>
          <w:vertAlign w:val="subscript"/>
        </w:rPr>
        <w:t>t</w:t>
      </w:r>
    </w:p>
    <w:p w14:paraId="7BA8ED27"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a = 20 msec / ( L bits / 4 Kbps)</w:t>
      </w:r>
    </w:p>
    <w:p w14:paraId="1A9EE2C3"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rPr>
      </w:pPr>
      <w:r w:rsidRPr="003D519D">
        <w:rPr>
          <w:rFonts w:ascii="Arial" w:eastAsia="Times New Roman" w:hAnsi="Arial" w:cs="Arial"/>
          <w:color w:val="303030"/>
          <w:sz w:val="23"/>
          <w:szCs w:val="23"/>
        </w:rPr>
        <w:t>a = (20 msec x 4 Kbps) / L bits</w:t>
      </w:r>
    </w:p>
    <w:p w14:paraId="5C6E1467" w14:textId="77777777" w:rsidR="003D519D" w:rsidRPr="003D519D" w:rsidRDefault="003D519D" w:rsidP="003D519D">
      <w:pPr>
        <w:shd w:val="clear" w:color="auto" w:fill="FFFFFF"/>
        <w:spacing w:before="60" w:after="180" w:line="0" w:lineRule="atLeast"/>
        <w:textAlignment w:val="baseline"/>
        <w:rPr>
          <w:rFonts w:ascii="Times New Roman" w:eastAsia="Times New Roman" w:hAnsi="Times New Roman" w:cs="Times New Roman"/>
          <w:sz w:val="24"/>
          <w:szCs w:val="24"/>
          <w:bdr w:val="none" w:sz="0" w:space="0" w:color="auto" w:frame="1"/>
        </w:rPr>
      </w:pPr>
      <w:r w:rsidRPr="003D519D">
        <w:rPr>
          <w:rFonts w:ascii="Arial" w:eastAsia="Times New Roman" w:hAnsi="Arial" w:cs="Arial"/>
          <w:color w:val="303030"/>
          <w:sz w:val="23"/>
          <w:szCs w:val="23"/>
        </w:rPr>
        <w:t> </w:t>
      </w:r>
    </w:p>
    <w:p w14:paraId="06118ACA" w14:textId="77777777" w:rsidR="003D519D" w:rsidRPr="003D519D" w:rsidRDefault="003D519D" w:rsidP="003D519D">
      <w:pPr>
        <w:shd w:val="clear" w:color="auto" w:fill="FFFFFF"/>
        <w:spacing w:after="0" w:line="240" w:lineRule="auto"/>
        <w:textAlignment w:val="baseline"/>
        <w:outlineLvl w:val="2"/>
        <w:rPr>
          <w:rFonts w:ascii="Roboto Condensed" w:eastAsia="Times New Roman" w:hAnsi="Roboto Condensed" w:cs="Times New Roman"/>
          <w:b/>
          <w:bCs/>
          <w:sz w:val="27"/>
          <w:szCs w:val="27"/>
        </w:rPr>
      </w:pPr>
      <w:r w:rsidRPr="003D519D">
        <w:rPr>
          <w:rFonts w:ascii="Roboto Condensed" w:eastAsia="Times New Roman" w:hAnsi="Roboto Condensed" w:cs="Times New Roman"/>
          <w:b/>
          <w:bCs/>
          <w:color w:val="303030"/>
          <w:sz w:val="27"/>
          <w:szCs w:val="27"/>
          <w:u w:val="single"/>
          <w:bdr w:val="none" w:sz="0" w:space="0" w:color="auto" w:frame="1"/>
        </w:rPr>
        <w:t>Condition For Efficiency To Be At least 50%-</w:t>
      </w:r>
    </w:p>
    <w:p w14:paraId="6A0612EA"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 </w:t>
      </w:r>
    </w:p>
    <w:p w14:paraId="0610894E"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For efficiency to be at least 50%, we must have-</w:t>
      </w:r>
    </w:p>
    <w:p w14:paraId="43703733" w14:textId="77777777" w:rsidR="003D519D" w:rsidRPr="003D519D" w:rsidRDefault="003D519D" w:rsidP="003D519D">
      <w:pPr>
        <w:shd w:val="clear" w:color="auto" w:fill="FFFFFF"/>
        <w:spacing w:before="60" w:after="180" w:line="240" w:lineRule="auto"/>
        <w:jc w:val="center"/>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1 / 1+2a &gt;= 1/2</w:t>
      </w:r>
    </w:p>
    <w:p w14:paraId="43026C67" w14:textId="77777777" w:rsidR="003D519D" w:rsidRPr="003D519D" w:rsidRDefault="003D519D" w:rsidP="003D519D">
      <w:pPr>
        <w:shd w:val="clear" w:color="auto" w:fill="FFFFFF"/>
        <w:spacing w:before="60" w:after="180" w:line="240" w:lineRule="auto"/>
        <w:jc w:val="center"/>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a &lt;= 1/2</w:t>
      </w:r>
    </w:p>
    <w:p w14:paraId="4F059331"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 </w:t>
      </w:r>
    </w:p>
    <w:p w14:paraId="23ECAE99" w14:textId="77777777" w:rsidR="003D519D" w:rsidRPr="003D519D" w:rsidRDefault="003D519D" w:rsidP="003D519D">
      <w:pPr>
        <w:shd w:val="clear" w:color="auto" w:fill="FFFFFF"/>
        <w:spacing w:before="60" w:after="180" w:line="0" w:lineRule="atLeast"/>
        <w:textAlignment w:val="baseline"/>
        <w:rPr>
          <w:rFonts w:ascii="Times New Roman" w:eastAsia="Times New Roman" w:hAnsi="Times New Roman" w:cs="Times New Roman"/>
          <w:sz w:val="24"/>
          <w:szCs w:val="24"/>
        </w:rPr>
      </w:pPr>
      <w:r w:rsidRPr="003D519D">
        <w:rPr>
          <w:rFonts w:ascii="Arial" w:eastAsia="Times New Roman" w:hAnsi="Arial" w:cs="Arial"/>
          <w:color w:val="303030"/>
          <w:sz w:val="23"/>
          <w:szCs w:val="23"/>
          <w:bdr w:val="none" w:sz="0" w:space="0" w:color="auto" w:frame="1"/>
        </w:rPr>
        <w:t>Substituting the value of ‘a’, we get-</w:t>
      </w:r>
    </w:p>
    <w:p w14:paraId="49F2D75B" w14:textId="77777777" w:rsidR="003D519D" w:rsidRPr="003D519D" w:rsidRDefault="003D519D" w:rsidP="003D519D">
      <w:pPr>
        <w:shd w:val="clear" w:color="auto" w:fill="FFFFFF"/>
        <w:spacing w:before="60" w:after="180" w:line="240" w:lineRule="auto"/>
        <w:textAlignment w:val="baseline"/>
        <w:rPr>
          <w:rFonts w:ascii="Times New Roman" w:eastAsia="Times New Roman" w:hAnsi="Times New Roman" w:cs="Times New Roman"/>
          <w:sz w:val="24"/>
          <w:szCs w:val="24"/>
        </w:rPr>
      </w:pPr>
      <w:r w:rsidRPr="003D519D">
        <w:rPr>
          <w:rFonts w:ascii="Arial" w:eastAsia="Times New Roman" w:hAnsi="Arial" w:cs="Arial"/>
          <w:color w:val="303030"/>
          <w:sz w:val="23"/>
          <w:szCs w:val="23"/>
          <w:bdr w:val="none" w:sz="0" w:space="0" w:color="auto" w:frame="1"/>
        </w:rPr>
        <w:t>(20 msec x 4 Kbps) / L bits &lt;= 1/2</w:t>
      </w:r>
    </w:p>
    <w:p w14:paraId="043CAB9C"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L bits &gt;= (20 msec x 4 Kbps) x 2</w:t>
      </w:r>
    </w:p>
    <w:p w14:paraId="26902237"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L bits &gt;= (20 x 10</w:t>
      </w:r>
      <w:r w:rsidRPr="003D519D">
        <w:rPr>
          <w:rFonts w:ascii="Arial" w:eastAsia="Times New Roman" w:hAnsi="Arial" w:cs="Arial"/>
          <w:color w:val="303030"/>
          <w:sz w:val="23"/>
          <w:szCs w:val="23"/>
          <w:bdr w:val="none" w:sz="0" w:space="0" w:color="auto" w:frame="1"/>
          <w:vertAlign w:val="superscript"/>
        </w:rPr>
        <w:t>-3</w:t>
      </w:r>
      <w:r w:rsidRPr="003D519D">
        <w:rPr>
          <w:rFonts w:ascii="Arial" w:eastAsia="Times New Roman" w:hAnsi="Arial" w:cs="Arial"/>
          <w:color w:val="303030"/>
          <w:sz w:val="23"/>
          <w:szCs w:val="23"/>
          <w:bdr w:val="none" w:sz="0" w:space="0" w:color="auto" w:frame="1"/>
        </w:rPr>
        <w:t> sec x 4 x 10</w:t>
      </w:r>
      <w:r w:rsidRPr="003D519D">
        <w:rPr>
          <w:rFonts w:ascii="Arial" w:eastAsia="Times New Roman" w:hAnsi="Arial" w:cs="Arial"/>
          <w:color w:val="303030"/>
          <w:sz w:val="23"/>
          <w:szCs w:val="23"/>
          <w:bdr w:val="none" w:sz="0" w:space="0" w:color="auto" w:frame="1"/>
          <w:vertAlign w:val="superscript"/>
        </w:rPr>
        <w:t>3</w:t>
      </w:r>
      <w:r w:rsidRPr="003D519D">
        <w:rPr>
          <w:rFonts w:ascii="Arial" w:eastAsia="Times New Roman" w:hAnsi="Arial" w:cs="Arial"/>
          <w:color w:val="303030"/>
          <w:sz w:val="23"/>
          <w:szCs w:val="23"/>
          <w:bdr w:val="none" w:sz="0" w:space="0" w:color="auto" w:frame="1"/>
        </w:rPr>
        <w:t> bits per sec) x 2</w:t>
      </w:r>
    </w:p>
    <w:p w14:paraId="027D67B5"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L bits &gt;= 20 x 4 bits x 2</w:t>
      </w:r>
    </w:p>
    <w:p w14:paraId="2000486C"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L &gt;= 160</w:t>
      </w:r>
    </w:p>
    <w:p w14:paraId="45E71D85"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 </w:t>
      </w:r>
    </w:p>
    <w:p w14:paraId="4E645055" w14:textId="77777777" w:rsidR="003D519D" w:rsidRP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r w:rsidRPr="003D519D">
        <w:rPr>
          <w:rFonts w:ascii="Arial" w:eastAsia="Times New Roman" w:hAnsi="Arial" w:cs="Arial"/>
          <w:color w:val="303030"/>
          <w:sz w:val="23"/>
          <w:szCs w:val="23"/>
          <w:bdr w:val="none" w:sz="0" w:space="0" w:color="auto" w:frame="1"/>
        </w:rPr>
        <w:t>From here, frame size must be at least 160 bits.</w:t>
      </w:r>
    </w:p>
    <w:p w14:paraId="019C8F33" w14:textId="23429BB6" w:rsidR="003D519D" w:rsidRDefault="003D519D"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4D5C6358" w14:textId="6C5BF2B8" w:rsidR="006D2445" w:rsidRDefault="006D2445"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1E7B6F30" w14:textId="00653F1C" w:rsidR="006D2445" w:rsidRDefault="006D2445"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4732D144" w14:textId="0392EB1C" w:rsidR="006D2445" w:rsidRDefault="006D2445"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3A3C44F5"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Problem-04:</w:t>
      </w:r>
    </w:p>
    <w:p w14:paraId="352E33C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88481A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If the packet size is 1 KB and propagation time is 15 msec, the channel capacity is 10</w:t>
      </w:r>
      <w:r>
        <w:rPr>
          <w:rFonts w:ascii="Arial" w:hAnsi="Arial" w:cs="Arial"/>
          <w:color w:val="303030"/>
          <w:sz w:val="23"/>
          <w:szCs w:val="23"/>
          <w:bdr w:val="none" w:sz="0" w:space="0" w:color="auto" w:frame="1"/>
          <w:vertAlign w:val="superscript"/>
        </w:rPr>
        <w:t>9</w:t>
      </w:r>
      <w:r>
        <w:rPr>
          <w:rFonts w:ascii="Arial" w:hAnsi="Arial" w:cs="Arial"/>
          <w:color w:val="303030"/>
          <w:sz w:val="23"/>
          <w:szCs w:val="23"/>
          <w:bdr w:val="none" w:sz="0" w:space="0" w:color="auto" w:frame="1"/>
        </w:rPr>
        <w:t> b/sec, then find the transmission time and utilization of sender in stop and wait protocol.</w:t>
      </w:r>
    </w:p>
    <w:p w14:paraId="1E6DC36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3EDE596"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088D9AEA" w14:textId="77777777" w:rsidR="006D2445" w:rsidRDefault="006D2445" w:rsidP="006D2445">
      <w:pPr>
        <w:pStyle w:val="NormalWeb"/>
        <w:shd w:val="clear" w:color="auto" w:fill="FFFFFF"/>
        <w:spacing w:before="60" w:beforeAutospacing="0" w:after="180" w:afterAutospacing="0" w:line="0" w:lineRule="atLeast"/>
        <w:textAlignment w:val="baseline"/>
        <w:rPr>
          <w:rStyle w:val="ezoic-ad"/>
          <w:rFonts w:ascii="Arial" w:hAnsi="Arial" w:cs="Arial"/>
          <w:sz w:val="23"/>
          <w:szCs w:val="23"/>
        </w:rPr>
      </w:pPr>
      <w:r>
        <w:rPr>
          <w:rFonts w:ascii="Arial" w:hAnsi="Arial" w:cs="Arial"/>
          <w:color w:val="303030"/>
          <w:sz w:val="23"/>
          <w:szCs w:val="23"/>
          <w:bdr w:val="none" w:sz="0" w:space="0" w:color="auto" w:frame="1"/>
        </w:rPr>
        <w:t> </w:t>
      </w:r>
    </w:p>
    <w:p w14:paraId="3B7CBA61" w14:textId="77777777" w:rsidR="006D2445" w:rsidRDefault="006D2445" w:rsidP="006D2445">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Given-</w:t>
      </w:r>
    </w:p>
    <w:p w14:paraId="3B06FDFF" w14:textId="77777777" w:rsidR="006D2445" w:rsidRDefault="006D2445" w:rsidP="00426BE0">
      <w:pPr>
        <w:numPr>
          <w:ilvl w:val="0"/>
          <w:numId w:val="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1 KB</w:t>
      </w:r>
    </w:p>
    <w:p w14:paraId="164AE28D" w14:textId="77777777" w:rsidR="006D2445" w:rsidRDefault="006D2445" w:rsidP="00426BE0">
      <w:pPr>
        <w:numPr>
          <w:ilvl w:val="0"/>
          <w:numId w:val="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time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15 msec</w:t>
      </w:r>
    </w:p>
    <w:p w14:paraId="51E1F691" w14:textId="77777777" w:rsidR="006D2445" w:rsidRDefault="006D2445" w:rsidP="00426BE0">
      <w:pPr>
        <w:numPr>
          <w:ilvl w:val="0"/>
          <w:numId w:val="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Channel capacity = Bandwidth (here) = 10</w:t>
      </w:r>
      <w:r>
        <w:rPr>
          <w:rFonts w:ascii="Arial" w:hAnsi="Arial" w:cs="Arial"/>
          <w:color w:val="303030"/>
          <w:sz w:val="23"/>
          <w:szCs w:val="23"/>
          <w:bdr w:val="none" w:sz="0" w:space="0" w:color="auto" w:frame="1"/>
          <w:vertAlign w:val="superscript"/>
        </w:rPr>
        <w:t>9</w:t>
      </w:r>
      <w:r>
        <w:rPr>
          <w:rFonts w:ascii="Arial" w:hAnsi="Arial" w:cs="Arial"/>
          <w:color w:val="303030"/>
          <w:sz w:val="23"/>
          <w:szCs w:val="23"/>
          <w:bdr w:val="none" w:sz="0" w:space="0" w:color="auto" w:frame="1"/>
        </w:rPr>
        <w:t> b/sec</w:t>
      </w:r>
    </w:p>
    <w:p w14:paraId="64BCED1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EE18CF0"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NOTE-</w:t>
      </w:r>
    </w:p>
    <w:p w14:paraId="6DE8A26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0AA8995" w14:textId="77777777" w:rsidR="006D2445" w:rsidRDefault="006D2445" w:rsidP="00426BE0">
      <w:pPr>
        <w:numPr>
          <w:ilvl w:val="0"/>
          <w:numId w:val="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Generally, channel capacity is the total number of bits which a channel can hold. So, its unit is bits.</w:t>
      </w:r>
    </w:p>
    <w:p w14:paraId="796CD5E4" w14:textId="77777777" w:rsidR="006D2445" w:rsidRDefault="006D2445" w:rsidP="00426BE0">
      <w:pPr>
        <w:numPr>
          <w:ilvl w:val="0"/>
          <w:numId w:val="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But here, channel capacity is actually given as bandwidth because its unit is b/sec.</w:t>
      </w:r>
    </w:p>
    <w:p w14:paraId="5F5697F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80FEC2B"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Transmission Delay-</w:t>
      </w:r>
    </w:p>
    <w:p w14:paraId="35E3EB8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3CEDBC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31D23D4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6986B54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KB / 10</w:t>
      </w:r>
      <w:r>
        <w:rPr>
          <w:rFonts w:ascii="Arial" w:hAnsi="Arial" w:cs="Arial"/>
          <w:color w:val="303030"/>
          <w:sz w:val="23"/>
          <w:szCs w:val="23"/>
          <w:bdr w:val="none" w:sz="0" w:space="0" w:color="auto" w:frame="1"/>
          <w:vertAlign w:val="superscript"/>
        </w:rPr>
        <w:t>9</w:t>
      </w:r>
      <w:r>
        <w:rPr>
          <w:rFonts w:ascii="Arial" w:hAnsi="Arial" w:cs="Arial"/>
          <w:color w:val="303030"/>
          <w:sz w:val="23"/>
          <w:szCs w:val="23"/>
          <w:bdr w:val="none" w:sz="0" w:space="0" w:color="auto" w:frame="1"/>
        </w:rPr>
        <w:t> bits per sec</w:t>
      </w:r>
    </w:p>
    <w:p w14:paraId="6FE5136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w:t>
      </w:r>
      <w:r>
        <w:rPr>
          <w:rFonts w:ascii="Arial" w:hAnsi="Arial" w:cs="Arial"/>
          <w:color w:val="303030"/>
          <w:sz w:val="23"/>
          <w:szCs w:val="23"/>
          <w:bdr w:val="none" w:sz="0" w:space="0" w:color="auto" w:frame="1"/>
          <w:vertAlign w:val="superscript"/>
        </w:rPr>
        <w:t>10</w:t>
      </w:r>
      <w:r>
        <w:rPr>
          <w:rFonts w:ascii="Arial" w:hAnsi="Arial" w:cs="Arial"/>
          <w:color w:val="303030"/>
          <w:sz w:val="23"/>
          <w:szCs w:val="23"/>
          <w:bdr w:val="none" w:sz="0" w:space="0" w:color="auto" w:frame="1"/>
        </w:rPr>
        <w:t> bits / 10</w:t>
      </w:r>
      <w:r>
        <w:rPr>
          <w:rFonts w:ascii="Arial" w:hAnsi="Arial" w:cs="Arial"/>
          <w:color w:val="303030"/>
          <w:sz w:val="23"/>
          <w:szCs w:val="23"/>
          <w:bdr w:val="none" w:sz="0" w:space="0" w:color="auto" w:frame="1"/>
          <w:vertAlign w:val="superscript"/>
        </w:rPr>
        <w:t>9</w:t>
      </w:r>
      <w:r>
        <w:rPr>
          <w:rFonts w:ascii="Arial" w:hAnsi="Arial" w:cs="Arial"/>
          <w:color w:val="303030"/>
          <w:sz w:val="23"/>
          <w:szCs w:val="23"/>
          <w:bdr w:val="none" w:sz="0" w:space="0" w:color="auto" w:frame="1"/>
        </w:rPr>
        <w:t> bits per sec</w:t>
      </w:r>
    </w:p>
    <w:p w14:paraId="4226092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1.024 μsec</w:t>
      </w:r>
    </w:p>
    <w:p w14:paraId="4839A93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71E1FA3"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Value Of ‘a’-</w:t>
      </w:r>
    </w:p>
    <w:p w14:paraId="09B09CF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7816C2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1B1F845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15 msec / 1.024 μsec</w:t>
      </w:r>
    </w:p>
    <w:p w14:paraId="2323D0F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a = 15000 μsec / 1.024 μsec</w:t>
      </w:r>
    </w:p>
    <w:p w14:paraId="3014A71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14648.46</w:t>
      </w:r>
    </w:p>
    <w:p w14:paraId="235BE864"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7EF0A8A"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Sender Utilization-</w:t>
      </w:r>
    </w:p>
    <w:p w14:paraId="48740B2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6DD9C4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Sender Utilization or Efficiency (η)</w:t>
      </w:r>
    </w:p>
    <w:p w14:paraId="1EC1555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1+2a</w:t>
      </w:r>
    </w:p>
    <w:p w14:paraId="79F2D22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(1 + 2 x 1468.46)</w:t>
      </w:r>
    </w:p>
    <w:p w14:paraId="7373FD5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29297.92</w:t>
      </w:r>
    </w:p>
    <w:p w14:paraId="43CA41F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0.0000341</w:t>
      </w:r>
    </w:p>
    <w:p w14:paraId="4151F22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0.00341 %</w:t>
      </w:r>
    </w:p>
    <w:p w14:paraId="7FC3B64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235BD02"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Problem-05:</w:t>
      </w:r>
    </w:p>
    <w:p w14:paraId="32A0B42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A2BAEA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Consider a MAN with average source and destination 20 Km apart and one way delay of 100 μsec. At what data rate does the round trip delay equals the transmission delay for a 1 KB packet?</w:t>
      </w:r>
    </w:p>
    <w:p w14:paraId="58D92EB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EE2E739"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01CD320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804F27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30D764E1" w14:textId="77777777" w:rsidR="006D2445" w:rsidRDefault="006D2445" w:rsidP="00426BE0">
      <w:pPr>
        <w:numPr>
          <w:ilvl w:val="0"/>
          <w:numId w:val="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Distance = 20 Km</w:t>
      </w:r>
    </w:p>
    <w:p w14:paraId="5245D072" w14:textId="77777777" w:rsidR="006D2445" w:rsidRDefault="006D2445" w:rsidP="00426BE0">
      <w:pPr>
        <w:numPr>
          <w:ilvl w:val="0"/>
          <w:numId w:val="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100 μsec</w:t>
      </w:r>
    </w:p>
    <w:p w14:paraId="5B5A94E8" w14:textId="77777777" w:rsidR="006D2445" w:rsidRDefault="006D2445" w:rsidP="00426BE0">
      <w:pPr>
        <w:numPr>
          <w:ilvl w:val="0"/>
          <w:numId w:val="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1 KB</w:t>
      </w:r>
    </w:p>
    <w:p w14:paraId="3D0F6CE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3D1FE5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need to have-</w:t>
      </w:r>
    </w:p>
    <w:p w14:paraId="7A160A77" w14:textId="77777777" w:rsidR="006D2445" w:rsidRDefault="006D2445" w:rsidP="006D2445">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Round Trip Time = Transmission delay</w:t>
      </w:r>
    </w:p>
    <w:p w14:paraId="3A9C7B68" w14:textId="77777777" w:rsidR="006D2445" w:rsidRDefault="006D2445" w:rsidP="006D2445">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2 x Propagation delay = Transmission delay</w:t>
      </w:r>
    </w:p>
    <w:p w14:paraId="2037082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A40323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Substituting the values in the above relation, we get-</w:t>
      </w:r>
    </w:p>
    <w:p w14:paraId="0BD3E38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2 x 100 μsec = 1 KB / Bandwidth</w:t>
      </w:r>
    </w:p>
    <w:p w14:paraId="5ACC0FF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 KB / 200 μsec</w:t>
      </w:r>
    </w:p>
    <w:p w14:paraId="618CC4A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(2</w:t>
      </w:r>
      <w:r>
        <w:rPr>
          <w:rFonts w:ascii="Arial" w:hAnsi="Arial" w:cs="Arial"/>
          <w:color w:val="303030"/>
          <w:sz w:val="23"/>
          <w:szCs w:val="23"/>
          <w:bdr w:val="none" w:sz="0" w:space="0" w:color="auto" w:frame="1"/>
          <w:vertAlign w:val="superscript"/>
        </w:rPr>
        <w:t>10</w:t>
      </w:r>
      <w:r>
        <w:rPr>
          <w:rFonts w:ascii="Arial" w:hAnsi="Arial" w:cs="Arial"/>
          <w:color w:val="303030"/>
          <w:sz w:val="23"/>
          <w:szCs w:val="23"/>
          <w:bdr w:val="none" w:sz="0" w:space="0" w:color="auto" w:frame="1"/>
        </w:rPr>
        <w:t>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 200 ) bytes per sec</w:t>
      </w:r>
    </w:p>
    <w:p w14:paraId="7062142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Bandwidth = 5.12 MBps or 40.96 Mbps</w:t>
      </w:r>
    </w:p>
    <w:p w14:paraId="7DAC57A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9AF777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B85DAAF"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Problem-07:</w:t>
      </w:r>
    </w:p>
    <w:p w14:paraId="79231AA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2C16F0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The values of parameters for the stop and wait ARQ protocol are as given below-</w:t>
      </w:r>
    </w:p>
    <w:p w14:paraId="61CD1F9B"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Bit rate of the transmission channel = 1 Mbps</w:t>
      </w:r>
    </w:p>
    <w:p w14:paraId="154262C4"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from sender to receiver = 0.75 ms</w:t>
      </w:r>
    </w:p>
    <w:p w14:paraId="2ED3AA6F"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Time to process a frame = 0.25 ms</w:t>
      </w:r>
    </w:p>
    <w:p w14:paraId="093E24C4"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Number of bytes in the information frame = 1980</w:t>
      </w:r>
    </w:p>
    <w:p w14:paraId="30152EC6"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Number of bytes in the acknowledge frame = 20</w:t>
      </w:r>
    </w:p>
    <w:p w14:paraId="37B024EB" w14:textId="77777777" w:rsidR="006D2445" w:rsidRDefault="006D2445" w:rsidP="00426BE0">
      <w:pPr>
        <w:numPr>
          <w:ilvl w:val="0"/>
          <w:numId w:val="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Number of overhead bytes in the information frame = 20</w:t>
      </w:r>
    </w:p>
    <w:p w14:paraId="7B850DA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Assume that there are no transmission errors. Then the transmission efficiency (in %) of the stop and wait ARQ protocol for the above parameters is ___________ . (correct to 2 decimal places)</w:t>
      </w:r>
    </w:p>
    <w:p w14:paraId="3A6AC2E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CC3C09B"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6CC0C5F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A783FE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3238FF73"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 Mbps</w:t>
      </w:r>
    </w:p>
    <w:p w14:paraId="4FACB9E4"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0.75 ms</w:t>
      </w:r>
    </w:p>
    <w:p w14:paraId="306434DF"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Processing time (T</w:t>
      </w:r>
      <w:r>
        <w:rPr>
          <w:rFonts w:ascii="Arial" w:hAnsi="Arial" w:cs="Arial"/>
          <w:color w:val="303030"/>
          <w:sz w:val="23"/>
          <w:szCs w:val="23"/>
          <w:bdr w:val="none" w:sz="0" w:space="0" w:color="auto" w:frame="1"/>
          <w:vertAlign w:val="subscript"/>
        </w:rPr>
        <w:t>process</w:t>
      </w:r>
      <w:r>
        <w:rPr>
          <w:rFonts w:ascii="Arial" w:hAnsi="Arial" w:cs="Arial"/>
          <w:color w:val="303030"/>
          <w:sz w:val="23"/>
          <w:szCs w:val="23"/>
          <w:bdr w:val="none" w:sz="0" w:space="0" w:color="auto" w:frame="1"/>
        </w:rPr>
        <w:t>) = 0.25 ms</w:t>
      </w:r>
    </w:p>
    <w:p w14:paraId="0F4D2F13"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Data frame size = 1980 bytes</w:t>
      </w:r>
    </w:p>
    <w:p w14:paraId="1F139A23"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Acknowledgement frame size = 20 bytes</w:t>
      </w:r>
    </w:p>
    <w:p w14:paraId="4E0CE6F6" w14:textId="77777777" w:rsidR="006D2445" w:rsidRDefault="006D2445" w:rsidP="00426BE0">
      <w:pPr>
        <w:numPr>
          <w:ilvl w:val="0"/>
          <w:numId w:val="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Overhead in data frame = 20 bytes</w:t>
      </w:r>
    </w:p>
    <w:p w14:paraId="600558B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828324D"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Useful Time-</w:t>
      </w:r>
    </w:p>
    <w:p w14:paraId="491E900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489725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Useful data sent</w:t>
      </w:r>
    </w:p>
    <w:p w14:paraId="17F4DDE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Transmission delay of useful data bytes sent</w:t>
      </w:r>
    </w:p>
    <w:p w14:paraId="27F1E6B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Useful data bytes sent / Bandwidth</w:t>
      </w:r>
    </w:p>
    <w:p w14:paraId="062E029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(1980 bytes – 20 bytes) / 1 Mbps</w:t>
      </w:r>
    </w:p>
    <w:p w14:paraId="2E25D5C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1960 bytes / 1 Mbps</w:t>
      </w:r>
    </w:p>
    <w:p w14:paraId="7C86663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(1960 x 8 bits) /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4B0B432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15680 μsec</w:t>
      </w:r>
    </w:p>
    <w:p w14:paraId="0A1C625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15.680 msec</w:t>
      </w:r>
    </w:p>
    <w:p w14:paraId="7DF4C93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32D9271E"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Total Time-</w:t>
      </w:r>
    </w:p>
    <w:p w14:paraId="4FBE6A6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705270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time</w:t>
      </w:r>
    </w:p>
    <w:p w14:paraId="7BB7B63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Transmission delay of data frame + Propagation delay of data frame + Processing delay of data frame + Transmission delay of acknowledgement + Propagation delay of acknowledgement</w:t>
      </w:r>
    </w:p>
    <w:p w14:paraId="51D691C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(1980 bytes / 1 Mbps) + 0.75 msec + 0.25 msec + (20 bytes / 1 Mbps) + 0.75 msec</w:t>
      </w:r>
    </w:p>
    <w:p w14:paraId="2FA28C6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15.840 msec + 0.75 msec + 0.25 msec + 0.160 msec + 0.75 msec</w:t>
      </w:r>
    </w:p>
    <w:p w14:paraId="09F2205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17.75 msec</w:t>
      </w:r>
    </w:p>
    <w:p w14:paraId="28CF954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E9E9F4F"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Efficiency-</w:t>
      </w:r>
    </w:p>
    <w:p w14:paraId="66525D5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0D46D1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w:t>
      </w:r>
    </w:p>
    <w:p w14:paraId="7069B69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Useful time / Total time</w:t>
      </w:r>
    </w:p>
    <w:p w14:paraId="228E914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15.680 msec / 17.75 msec</w:t>
      </w:r>
    </w:p>
    <w:p w14:paraId="52682EA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0.8833</w:t>
      </w:r>
    </w:p>
    <w:p w14:paraId="01D3938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88.33%</w:t>
      </w:r>
    </w:p>
    <w:p w14:paraId="2CCFF62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1238BB7"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Problem-08:</w:t>
      </w:r>
    </w:p>
    <w:p w14:paraId="0BB3CFE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C3AFA3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sender uses the stop and wait ARQ protocol for reliable transmission of frames. Frames are of size  1000 bytes and the transmission rate at the sender is 80 Kbps. Size of an acknowledgement is 100 bytes and the transmission rate at the receiver is 8 Kbps. The one way propagation delay is 100 msec.</w:t>
      </w:r>
    </w:p>
    <w:p w14:paraId="4D9E56D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Assuming no frame is lost, the sender throughput is __________ bytes/sec.</w:t>
      </w:r>
    </w:p>
    <w:p w14:paraId="4E7652C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C5303AC"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07C0B3B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6BBC30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6C35E94A" w14:textId="77777777" w:rsidR="006D2445" w:rsidRDefault="006D2445" w:rsidP="00426BE0">
      <w:pPr>
        <w:numPr>
          <w:ilvl w:val="0"/>
          <w:numId w:val="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Frame size = 1000 bytes</w:t>
      </w:r>
    </w:p>
    <w:p w14:paraId="6B439E7C" w14:textId="77777777" w:rsidR="006D2445" w:rsidRDefault="006D2445" w:rsidP="00426BE0">
      <w:pPr>
        <w:numPr>
          <w:ilvl w:val="0"/>
          <w:numId w:val="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Sender bandwidth = 80 Kbps</w:t>
      </w:r>
    </w:p>
    <w:p w14:paraId="1C23FCC0" w14:textId="77777777" w:rsidR="006D2445" w:rsidRDefault="006D2445" w:rsidP="00426BE0">
      <w:pPr>
        <w:numPr>
          <w:ilvl w:val="0"/>
          <w:numId w:val="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Acknowledgement size = 100 bytes</w:t>
      </w:r>
    </w:p>
    <w:p w14:paraId="2BA41569" w14:textId="77777777" w:rsidR="006D2445" w:rsidRDefault="006D2445" w:rsidP="00426BE0">
      <w:pPr>
        <w:numPr>
          <w:ilvl w:val="0"/>
          <w:numId w:val="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Receiver bandwidth = 8 Kbps</w:t>
      </w:r>
    </w:p>
    <w:p w14:paraId="50D637CF" w14:textId="77777777" w:rsidR="006D2445" w:rsidRDefault="006D2445" w:rsidP="00426BE0">
      <w:pPr>
        <w:numPr>
          <w:ilvl w:val="0"/>
          <w:numId w:val="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100 msec</w:t>
      </w:r>
    </w:p>
    <w:p w14:paraId="4527D1C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23A85188"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Transmission Delay Of Data Frame-</w:t>
      </w:r>
    </w:p>
    <w:p w14:paraId="0B4CA0C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5BFD77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7BBACC4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Frame size / Sender bandwidth</w:t>
      </w:r>
    </w:p>
    <w:p w14:paraId="483B688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1000 bytes / 80 Kbps</w:t>
      </w:r>
    </w:p>
    <w:p w14:paraId="2A26E23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(1000 x 8 bits) / (80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bits per sec)</w:t>
      </w:r>
    </w:p>
    <w:p w14:paraId="30C1D8B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0.1 sec</w:t>
      </w:r>
    </w:p>
    <w:p w14:paraId="17A296F4"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msec</w:t>
      </w:r>
    </w:p>
    <w:p w14:paraId="5385DF4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1D2F843"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Transmission Delay Of Acknowledgement-</w:t>
      </w:r>
    </w:p>
    <w:p w14:paraId="258B03E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121550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56C91DB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Acknowledgement size / Receiver bandwidth</w:t>
      </w:r>
    </w:p>
    <w:p w14:paraId="7C865D6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bytes / 8 Kbps</w:t>
      </w:r>
    </w:p>
    <w:p w14:paraId="49B9594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x 8 bits) / (8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bits per sec)</w:t>
      </w:r>
    </w:p>
    <w:p w14:paraId="66A21F1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msec</w:t>
      </w:r>
    </w:p>
    <w:p w14:paraId="7490186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704760A"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Useful Time-</w:t>
      </w:r>
    </w:p>
    <w:p w14:paraId="6131430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9E49AB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Useful Time</w:t>
      </w:r>
    </w:p>
    <w:p w14:paraId="1210230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Transmission delay of data frame</w:t>
      </w:r>
    </w:p>
    <w:p w14:paraId="101D183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msec</w:t>
      </w:r>
    </w:p>
    <w:p w14:paraId="4735D64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76B6B9D"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Total Time-</w:t>
      </w:r>
    </w:p>
    <w:p w14:paraId="6F0C5AD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806179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Time</w:t>
      </w:r>
    </w:p>
    <w:p w14:paraId="2CC2DC56"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Transmission delay of data frame + Propagation delay of data frame + Transmission delay of acknowledgement + Propagation delay of acknowledgement</w:t>
      </w:r>
    </w:p>
    <w:p w14:paraId="4A8B8DBB"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msec + 100 msec + 100 msec + 100 msec</w:t>
      </w:r>
    </w:p>
    <w:p w14:paraId="66C92B8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400 msec</w:t>
      </w:r>
    </w:p>
    <w:p w14:paraId="4E96D54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B809701"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lastRenderedPageBreak/>
        <w:t>Calculating Efficiency-</w:t>
      </w:r>
    </w:p>
    <w:p w14:paraId="5F2DBA2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84B849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w:t>
      </w:r>
    </w:p>
    <w:p w14:paraId="042AA2EC"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Useful time / Total time</w:t>
      </w:r>
    </w:p>
    <w:p w14:paraId="72B8FA31"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 msec / 400 msec</w:t>
      </w:r>
    </w:p>
    <w:p w14:paraId="3D632E6D"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4</w:t>
      </w:r>
    </w:p>
    <w:p w14:paraId="20F8D28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25%</w:t>
      </w:r>
    </w:p>
    <w:p w14:paraId="04B26BF4"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BE4255D" w14:textId="77777777" w:rsidR="006D2445" w:rsidRDefault="006D2445" w:rsidP="006D2445">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eastAsiaTheme="majorEastAsia" w:hAnsi="Roboto Condensed"/>
          <w:b/>
          <w:bCs/>
          <w:color w:val="303030"/>
          <w:u w:val="single"/>
          <w:bdr w:val="none" w:sz="0" w:space="0" w:color="auto" w:frame="1"/>
        </w:rPr>
        <w:t>Calculating Sender Throughput-</w:t>
      </w:r>
    </w:p>
    <w:p w14:paraId="0A7A43B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F83AE2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Sender throughput</w:t>
      </w:r>
    </w:p>
    <w:p w14:paraId="49BCC145"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Efficiency (η) x Sender bandwidth</w:t>
      </w:r>
    </w:p>
    <w:p w14:paraId="694F4942"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0.25 x 80 Kbps</w:t>
      </w:r>
    </w:p>
    <w:p w14:paraId="21BA56F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20 Kbps</w:t>
      </w:r>
    </w:p>
    <w:p w14:paraId="04A75AD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(20 x 1000 / 8) bytes per sec</w:t>
      </w:r>
    </w:p>
    <w:p w14:paraId="23539490"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2500 bytes/sec</w:t>
      </w:r>
    </w:p>
    <w:p w14:paraId="5877183A"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BE94096"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Problem-09:</w:t>
      </w:r>
    </w:p>
    <w:p w14:paraId="6E5F9A53"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4B0484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Using stop and wait protocol, sender wants to transmit 10 data packets to the receiver. Out of these 10 data packets, every 4th data packet is lost. How many packets sender will have to send in total?</w:t>
      </w:r>
    </w:p>
    <w:p w14:paraId="59D1BBCF"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E1EE33E" w14:textId="77777777" w:rsidR="006D2445" w:rsidRDefault="006D2445" w:rsidP="006D2445">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6200A2B4"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D6EC3C8"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Draw a time line diagram and analyze.</w:t>
      </w:r>
    </w:p>
    <w:p w14:paraId="2D59BB2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The packets will be sent as-</w:t>
      </w:r>
    </w:p>
    <w:p w14:paraId="666EA049" w14:textId="77777777" w:rsidR="006D2445" w:rsidRDefault="006D2445" w:rsidP="006D2445">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1, 2, 3, </w:t>
      </w:r>
      <w:r>
        <w:rPr>
          <w:rStyle w:val="Strong"/>
          <w:rFonts w:ascii="Arial" w:eastAsiaTheme="majorEastAsia" w:hAnsi="Arial" w:cs="Arial"/>
          <w:color w:val="303030"/>
          <w:sz w:val="23"/>
          <w:szCs w:val="23"/>
          <w:bdr w:val="none" w:sz="0" w:space="0" w:color="auto" w:frame="1"/>
        </w:rPr>
        <w:t>4</w:t>
      </w:r>
      <w:r>
        <w:rPr>
          <w:rFonts w:ascii="Arial" w:hAnsi="Arial" w:cs="Arial"/>
          <w:color w:val="303030"/>
          <w:sz w:val="23"/>
          <w:szCs w:val="23"/>
          <w:bdr w:val="none" w:sz="0" w:space="0" w:color="auto" w:frame="1"/>
        </w:rPr>
        <w:t>, 4, 5, 6, </w:t>
      </w:r>
      <w:r>
        <w:rPr>
          <w:rStyle w:val="Strong"/>
          <w:rFonts w:ascii="Arial" w:eastAsiaTheme="majorEastAsia" w:hAnsi="Arial" w:cs="Arial"/>
          <w:color w:val="303030"/>
          <w:sz w:val="23"/>
          <w:szCs w:val="23"/>
          <w:bdr w:val="none" w:sz="0" w:space="0" w:color="auto" w:frame="1"/>
        </w:rPr>
        <w:t>7</w:t>
      </w:r>
      <w:r>
        <w:rPr>
          <w:rFonts w:ascii="Arial" w:hAnsi="Arial" w:cs="Arial"/>
          <w:color w:val="303030"/>
          <w:sz w:val="23"/>
          <w:szCs w:val="23"/>
          <w:bdr w:val="none" w:sz="0" w:space="0" w:color="auto" w:frame="1"/>
        </w:rPr>
        <w:t>, 7, 8, 9, </w:t>
      </w:r>
      <w:r>
        <w:rPr>
          <w:rStyle w:val="Strong"/>
          <w:rFonts w:ascii="Arial" w:eastAsiaTheme="majorEastAsia" w:hAnsi="Arial" w:cs="Arial"/>
          <w:color w:val="303030"/>
          <w:sz w:val="23"/>
          <w:szCs w:val="23"/>
          <w:bdr w:val="none" w:sz="0" w:space="0" w:color="auto" w:frame="1"/>
        </w:rPr>
        <w:t>10</w:t>
      </w:r>
      <w:r>
        <w:rPr>
          <w:rFonts w:ascii="Arial" w:hAnsi="Arial" w:cs="Arial"/>
          <w:color w:val="303030"/>
          <w:sz w:val="23"/>
          <w:szCs w:val="23"/>
          <w:bdr w:val="none" w:sz="0" w:space="0" w:color="auto" w:frame="1"/>
        </w:rPr>
        <w:t>, 10</w:t>
      </w:r>
    </w:p>
    <w:p w14:paraId="3D0802C9"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The lost packets are- 4, 7 and 10.</w:t>
      </w:r>
    </w:p>
    <w:p w14:paraId="775FB2EE"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sender will have to send 13 data packets in total.</w:t>
      </w:r>
    </w:p>
    <w:p w14:paraId="2D605377" w14:textId="77777777" w:rsidR="006D2445" w:rsidRDefault="006D2445" w:rsidP="006D2445">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6524506" w14:textId="77DF07FA" w:rsidR="006D2445" w:rsidRDefault="006D2445"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4241F5F6" w14:textId="7785A6D2" w:rsidR="00432F26" w:rsidRDefault="00432F26"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5D5DB8EE" w14:textId="6F8C5900" w:rsidR="00432F26" w:rsidRDefault="00432F26"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763F4D55" w14:textId="7586AB4A" w:rsidR="00432F26" w:rsidRDefault="00432F26"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4A662800" w14:textId="4C19540D" w:rsidR="00432F26" w:rsidRDefault="00432F26"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p w14:paraId="01CCEEEC" w14:textId="47700707" w:rsidR="002E4747" w:rsidRDefault="002E4747" w:rsidP="003D519D">
      <w:pPr>
        <w:shd w:val="clear" w:color="auto" w:fill="FFFFFF"/>
        <w:spacing w:before="60" w:after="180" w:line="240" w:lineRule="auto"/>
        <w:textAlignment w:val="baseline"/>
      </w:pPr>
      <w:r>
        <w:t xml:space="preserve">1) </w:t>
      </w:r>
      <w:r w:rsidR="00AE6D79">
        <w:rPr>
          <w:rFonts w:ascii="Roboto" w:hAnsi="Roboto"/>
          <w:color w:val="040304"/>
          <w:sz w:val="23"/>
          <w:szCs w:val="23"/>
          <w:shd w:val="clear" w:color="auto" w:fill="FFFFFF"/>
        </w:rPr>
        <w:t>A system uses the Stop-and-Wait Protocol. If each packet carries 1000 bits of</w:t>
      </w:r>
      <w:r w:rsidR="00AE6D79">
        <w:rPr>
          <w:rFonts w:ascii="Roboto" w:hAnsi="Roboto"/>
          <w:color w:val="040304"/>
          <w:sz w:val="23"/>
          <w:szCs w:val="23"/>
        </w:rPr>
        <w:br/>
      </w:r>
      <w:r w:rsidR="00AE6D79">
        <w:rPr>
          <w:rFonts w:ascii="Roboto" w:hAnsi="Roboto"/>
          <w:color w:val="040304"/>
          <w:sz w:val="23"/>
          <w:szCs w:val="23"/>
          <w:shd w:val="clear" w:color="auto" w:fill="FFFFFF"/>
        </w:rPr>
        <w:t>data,</w:t>
      </w:r>
      <w:r w:rsidR="00A3548E">
        <w:rPr>
          <w:rFonts w:ascii="Roboto" w:hAnsi="Roboto"/>
          <w:color w:val="040304"/>
          <w:sz w:val="23"/>
          <w:szCs w:val="23"/>
          <w:shd w:val="clear" w:color="auto" w:fill="FFFFFF"/>
        </w:rPr>
        <w:t xml:space="preserve"> Determine </w:t>
      </w:r>
      <w:r w:rsidR="00AE6D79">
        <w:rPr>
          <w:rFonts w:ascii="Roboto" w:hAnsi="Roboto"/>
          <w:color w:val="040304"/>
          <w:sz w:val="23"/>
          <w:szCs w:val="23"/>
          <w:shd w:val="clear" w:color="auto" w:fill="FFFFFF"/>
        </w:rPr>
        <w:t>how long does it take to send 1 million bits of data if the distance between the</w:t>
      </w:r>
      <w:r w:rsidR="00AE6D79">
        <w:rPr>
          <w:rFonts w:ascii="Roboto" w:hAnsi="Roboto"/>
          <w:color w:val="040304"/>
          <w:sz w:val="23"/>
          <w:szCs w:val="23"/>
        </w:rPr>
        <w:br/>
      </w:r>
      <w:r w:rsidR="00AE6D79">
        <w:rPr>
          <w:rFonts w:ascii="Roboto" w:hAnsi="Roboto"/>
          <w:color w:val="040304"/>
          <w:sz w:val="23"/>
          <w:szCs w:val="23"/>
          <w:shd w:val="clear" w:color="auto" w:fill="FFFFFF"/>
        </w:rPr>
        <w:t>sender and receiver is 5000 Km and the propagation speed is 2 x 10</w:t>
      </w:r>
      <w:r w:rsidR="00AE6D79" w:rsidRPr="00062D15">
        <w:rPr>
          <w:rFonts w:ascii="Roboto" w:hAnsi="Roboto"/>
          <w:color w:val="040304"/>
          <w:sz w:val="23"/>
          <w:szCs w:val="23"/>
          <w:shd w:val="clear" w:color="auto" w:fill="FFFFFF"/>
          <w:vertAlign w:val="superscript"/>
        </w:rPr>
        <w:t xml:space="preserve">8 </w:t>
      </w:r>
      <w:r w:rsidR="00AE6D79">
        <w:rPr>
          <w:rFonts w:ascii="Roboto" w:hAnsi="Roboto"/>
          <w:color w:val="040304"/>
          <w:sz w:val="23"/>
          <w:szCs w:val="23"/>
          <w:shd w:val="clear" w:color="auto" w:fill="FFFFFF"/>
        </w:rPr>
        <w:t>m/s? Ignore transmission, waiting, and processing delays. We assume no data or control frame is lost or damaged.</w:t>
      </w:r>
    </w:p>
    <w:p w14:paraId="67D2FB97" w14:textId="1A108E75" w:rsidR="002E4747" w:rsidRDefault="002E4747" w:rsidP="003D519D">
      <w:pPr>
        <w:shd w:val="clear" w:color="auto" w:fill="FFFFFF"/>
        <w:spacing w:before="60" w:after="180" w:line="240" w:lineRule="auto"/>
        <w:textAlignment w:val="baseline"/>
      </w:pPr>
      <w:r>
        <w:t>2) . Repeat Exercise 1 using the Go-back-N ARQ Protocol with a window size of 7. Ignore the overhead due to the header and trailer.</w:t>
      </w:r>
    </w:p>
    <w:p w14:paraId="02BA5E94" w14:textId="4F848208" w:rsidR="00432F26" w:rsidRDefault="002E4747" w:rsidP="003D519D">
      <w:pPr>
        <w:shd w:val="clear" w:color="auto" w:fill="FFFFFF"/>
        <w:spacing w:before="60" w:after="180" w:line="240" w:lineRule="auto"/>
        <w:textAlignment w:val="baseline"/>
      </w:pPr>
      <w:r>
        <w:t xml:space="preserve"> 3)  Repeat Exercise 1 using the Selective-Repeat ARQ Protocol with a window size of 4. Ignore the overhead due to the header and the trailer.</w:t>
      </w:r>
    </w:p>
    <w:p w14:paraId="297D5489" w14:textId="4820C743" w:rsidR="00B02067" w:rsidRDefault="00B02067" w:rsidP="003D519D">
      <w:pPr>
        <w:shd w:val="clear" w:color="auto" w:fill="FFFFFF"/>
        <w:spacing w:before="60" w:after="180" w:line="240" w:lineRule="auto"/>
        <w:textAlignment w:val="baseline"/>
      </w:pPr>
    </w:p>
    <w:p w14:paraId="4D97D3D6" w14:textId="77777777" w:rsidR="00B02067" w:rsidRPr="00B02067" w:rsidRDefault="00B02067" w:rsidP="00B02067">
      <w:pPr>
        <w:pBdr>
          <w:bottom w:val="single" w:sz="6" w:space="1" w:color="auto"/>
        </w:pBdr>
        <w:spacing w:after="0" w:line="240" w:lineRule="auto"/>
        <w:jc w:val="center"/>
        <w:rPr>
          <w:rFonts w:ascii="Arial" w:eastAsia="Times New Roman" w:hAnsi="Arial" w:cs="Cordia New"/>
          <w:vanish/>
          <w:sz w:val="16"/>
          <w:szCs w:val="20"/>
        </w:rPr>
      </w:pPr>
      <w:r w:rsidRPr="00B02067">
        <w:rPr>
          <w:rFonts w:ascii="Arial" w:eastAsia="Times New Roman" w:hAnsi="Arial" w:cs="Cordia New"/>
          <w:vanish/>
          <w:sz w:val="16"/>
          <w:szCs w:val="20"/>
        </w:rPr>
        <w:t>Top of Form</w:t>
      </w:r>
    </w:p>
    <w:p w14:paraId="54A6A743" w14:textId="77777777" w:rsidR="00B02067" w:rsidRPr="00B02067" w:rsidRDefault="00B02067" w:rsidP="00B02067">
      <w:pPr>
        <w:shd w:val="clear" w:color="auto" w:fill="FFFFFF"/>
        <w:spacing w:after="0" w:line="240" w:lineRule="auto"/>
        <w:jc w:val="center"/>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br/>
      </w:r>
    </w:p>
    <w:p w14:paraId="186B8C1C" w14:textId="77777777" w:rsidR="00B02067" w:rsidRPr="00B02067" w:rsidRDefault="00B02067" w:rsidP="00B02067">
      <w:pPr>
        <w:pBdr>
          <w:top w:val="single" w:sz="6" w:space="1" w:color="auto"/>
        </w:pBdr>
        <w:spacing w:after="0" w:line="240" w:lineRule="auto"/>
        <w:jc w:val="center"/>
        <w:rPr>
          <w:rFonts w:ascii="Arial" w:eastAsia="Times New Roman" w:hAnsi="Arial" w:cs="Cordia New"/>
          <w:vanish/>
          <w:sz w:val="16"/>
          <w:szCs w:val="20"/>
        </w:rPr>
      </w:pPr>
      <w:r w:rsidRPr="00B02067">
        <w:rPr>
          <w:rFonts w:ascii="Arial" w:eastAsia="Times New Roman" w:hAnsi="Arial" w:cs="Cordia New"/>
          <w:vanish/>
          <w:sz w:val="16"/>
          <w:szCs w:val="20"/>
        </w:rPr>
        <w:t>Bottom of Form</w:t>
      </w:r>
    </w:p>
    <w:p w14:paraId="70EACEAF" w14:textId="77777777" w:rsidR="00B02067" w:rsidRPr="00B02067" w:rsidRDefault="00B02067" w:rsidP="00B02067">
      <w:pPr>
        <w:pBdr>
          <w:bottom w:val="single" w:sz="6" w:space="1" w:color="auto"/>
        </w:pBdr>
        <w:spacing w:after="0" w:line="240" w:lineRule="auto"/>
        <w:jc w:val="center"/>
        <w:rPr>
          <w:rFonts w:ascii="Arial" w:eastAsia="Times New Roman" w:hAnsi="Arial" w:cs="Cordia New"/>
          <w:vanish/>
          <w:sz w:val="16"/>
          <w:szCs w:val="20"/>
        </w:rPr>
      </w:pPr>
      <w:r w:rsidRPr="00B02067">
        <w:rPr>
          <w:rFonts w:ascii="Arial" w:eastAsia="Times New Roman" w:hAnsi="Arial" w:cs="Cordia New"/>
          <w:vanish/>
          <w:sz w:val="16"/>
          <w:szCs w:val="20"/>
        </w:rPr>
        <w:t>Top of Form</w:t>
      </w:r>
    </w:p>
    <w:p w14:paraId="7B07F878"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bookmarkStart w:id="0" w:name="149609"/>
      <w:bookmarkEnd w:id="0"/>
      <w:r w:rsidRPr="00B02067">
        <w:rPr>
          <w:rFonts w:ascii="Roboto" w:eastAsia="Times New Roman" w:hAnsi="Roboto" w:cs="Times New Roman"/>
          <w:color w:val="040304"/>
          <w:sz w:val="23"/>
          <w:szCs w:val="23"/>
        </w:rPr>
        <w:t>Since we are asked to ignore transmission time , waiting and processing delays etc..so in overall we have to consider propagation time only</w:t>
      </w:r>
    </w:p>
    <w:p w14:paraId="7BD41F2F"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Propagation time (sender to receiver) =  5000 / 2*(10^8)</w:t>
      </w:r>
    </w:p>
    <w:p w14:paraId="13BD3734"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 25 msec.</w:t>
      </w:r>
    </w:p>
    <w:p w14:paraId="5CFB735F"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RTT = 2*25 = 50 msec</w:t>
      </w:r>
    </w:p>
    <w:p w14:paraId="3585E72B"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No. of packets = 10^6 / 10^3</w:t>
      </w:r>
    </w:p>
    <w:p w14:paraId="6D02266C"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 1000 packets</w:t>
      </w:r>
    </w:p>
    <w:p w14:paraId="0688FA38"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b/>
          <w:bCs/>
          <w:color w:val="040304"/>
          <w:sz w:val="23"/>
          <w:szCs w:val="23"/>
        </w:rPr>
        <w:t>Total time = propagation time for data + propagation time for ack</w:t>
      </w:r>
    </w:p>
    <w:p w14:paraId="4FF3E8EB"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b/>
          <w:bCs/>
          <w:color w:val="040304"/>
          <w:sz w:val="23"/>
          <w:szCs w:val="23"/>
        </w:rPr>
        <w:t>Case 1 :</w:t>
      </w:r>
    </w:p>
    <w:p w14:paraId="5B3B7083"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In stop and wait,  sender window size = 1 …now when ack of first packet will reach to sender then only sender will send next.</w:t>
      </w:r>
    </w:p>
    <w:p w14:paraId="12583612"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Hence, time for one packet =  25 + 25 = 50msec</w:t>
      </w:r>
    </w:p>
    <w:p w14:paraId="5D1F1A44"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Time for 1000 packets  =  50*1000  = 50000 msec</w:t>
      </w:r>
    </w:p>
    <w:p w14:paraId="0D3F98B8"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b/>
          <w:bCs/>
          <w:color w:val="040304"/>
          <w:sz w:val="23"/>
          <w:szCs w:val="23"/>
        </w:rPr>
        <w:t>CASE 3</w:t>
      </w:r>
      <w:r w:rsidRPr="00B02067">
        <w:rPr>
          <w:rFonts w:ascii="Roboto" w:eastAsia="Times New Roman" w:hAnsi="Roboto" w:cs="Times New Roman"/>
          <w:color w:val="040304"/>
          <w:sz w:val="23"/>
          <w:szCs w:val="23"/>
        </w:rPr>
        <w:t> : lets talk about </w:t>
      </w:r>
      <w:r w:rsidRPr="00B02067">
        <w:rPr>
          <w:rFonts w:ascii="Roboto" w:eastAsia="Times New Roman" w:hAnsi="Roboto" w:cs="Times New Roman"/>
          <w:b/>
          <w:bCs/>
          <w:color w:val="040304"/>
          <w:sz w:val="23"/>
          <w:szCs w:val="23"/>
        </w:rPr>
        <w:t>selective repeat</w:t>
      </w:r>
      <w:r w:rsidRPr="00B02067">
        <w:rPr>
          <w:rFonts w:ascii="Roboto" w:eastAsia="Times New Roman" w:hAnsi="Roboto" w:cs="Times New Roman"/>
          <w:color w:val="040304"/>
          <w:sz w:val="23"/>
          <w:szCs w:val="23"/>
        </w:rPr>
        <w:t> then we will talk about go back afterwards :</w:t>
      </w:r>
    </w:p>
    <w:p w14:paraId="5BD2818A"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first just go through the diagram...in this four packets will go at a time..since no transmission time etc only propagation time..</w:t>
      </w:r>
    </w:p>
    <w:p w14:paraId="35C07BE7" w14:textId="667DD7F1"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noProof/>
          <w:color w:val="040304"/>
          <w:sz w:val="23"/>
          <w:szCs w:val="23"/>
        </w:rPr>
        <w:lastRenderedPageBreak/>
        <w:drawing>
          <wp:inline distT="0" distB="0" distL="0" distR="0" wp14:anchorId="1F4E7C56" wp14:editId="2CBCEA86">
            <wp:extent cx="5715000" cy="320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pic:spPr>
                </pic:pic>
              </a:graphicData>
            </a:graphic>
          </wp:inline>
        </w:drawing>
      </w:r>
    </w:p>
    <w:p w14:paraId="345E0E8E"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After sending 4 packets now sender will sit idle for 50 msec (i.e RTT) and then the  </w:t>
      </w:r>
      <w:r w:rsidRPr="00B02067">
        <w:rPr>
          <w:rFonts w:ascii="Roboto" w:eastAsia="Times New Roman" w:hAnsi="Roboto" w:cs="Times New Roman"/>
          <w:b/>
          <w:bCs/>
          <w:color w:val="040304"/>
          <w:sz w:val="23"/>
          <w:szCs w:val="23"/>
        </w:rPr>
        <w:t>at POINT  " X "</w:t>
      </w:r>
      <w:r w:rsidRPr="00B02067">
        <w:rPr>
          <w:rFonts w:ascii="Roboto" w:eastAsia="Times New Roman" w:hAnsi="Roboto" w:cs="Times New Roman"/>
          <w:color w:val="040304"/>
          <w:sz w:val="23"/>
          <w:szCs w:val="23"/>
        </w:rPr>
        <w:t> sender's window  will again  become ready to send 4 more packets.  HENCE in group of 4 , packets will be sent same process will repeat (like sender will wait for another 50 msec.). </w:t>
      </w:r>
    </w:p>
    <w:p w14:paraId="17613BEC"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No. of times sender is sitting idle = 1000/4 </w:t>
      </w:r>
    </w:p>
    <w:p w14:paraId="08449A83"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=250</w:t>
      </w:r>
    </w:p>
    <w:p w14:paraId="4AE85BE5"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b/>
          <w:bCs/>
          <w:color w:val="040304"/>
          <w:sz w:val="23"/>
          <w:szCs w:val="23"/>
        </w:rPr>
        <w:t>NOTE :</w:t>
      </w:r>
      <w:r w:rsidRPr="00B02067">
        <w:rPr>
          <w:rFonts w:ascii="Roboto" w:eastAsia="Times New Roman" w:hAnsi="Roboto" w:cs="Times New Roman"/>
          <w:color w:val="040304"/>
          <w:sz w:val="23"/>
          <w:szCs w:val="23"/>
        </w:rPr>
        <w:t> </w:t>
      </w:r>
      <w:r w:rsidRPr="00B02067">
        <w:rPr>
          <w:rFonts w:ascii="Roboto" w:eastAsia="Times New Roman" w:hAnsi="Roboto" w:cs="Times New Roman"/>
          <w:b/>
          <w:bCs/>
          <w:color w:val="040304"/>
          <w:sz w:val="23"/>
          <w:szCs w:val="23"/>
        </w:rPr>
        <w:t>when last 4 packets will be sent then sender will not have to wait for 50 msec because we are told no packet is lost or demaged. so sender will not wait for ack.</w:t>
      </w:r>
    </w:p>
    <w:p w14:paraId="4F1A44E5"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hence time  = 249 * 50msec = 12450 msec.</w:t>
      </w:r>
    </w:p>
    <w:p w14:paraId="3DD1E3D4"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b/>
          <w:bCs/>
          <w:color w:val="040304"/>
          <w:sz w:val="23"/>
          <w:szCs w:val="23"/>
        </w:rPr>
        <w:t>CASE 2</w:t>
      </w:r>
      <w:r w:rsidRPr="00B02067">
        <w:rPr>
          <w:rFonts w:ascii="Roboto" w:eastAsia="Times New Roman" w:hAnsi="Roboto" w:cs="Times New Roman"/>
          <w:color w:val="040304"/>
          <w:sz w:val="23"/>
          <w:szCs w:val="23"/>
        </w:rPr>
        <w:t>  lets talk about GO BACK N ;</w:t>
      </w:r>
    </w:p>
    <w:p w14:paraId="381DFF4D" w14:textId="2B0325E5"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lastRenderedPageBreak/>
        <w:t>HERE also NO DIFFERENCE same as previous . The only difference is for 7 packets only 1 ACK will come to sender but that also will consume same propagation time .</w:t>
      </w:r>
      <w:r w:rsidRPr="00B02067">
        <w:rPr>
          <w:rFonts w:ascii="Roboto" w:eastAsia="Times New Roman" w:hAnsi="Roboto" w:cs="Times New Roman"/>
          <w:noProof/>
          <w:color w:val="040304"/>
          <w:sz w:val="23"/>
          <w:szCs w:val="23"/>
        </w:rPr>
        <w:drawing>
          <wp:inline distT="0" distB="0" distL="0" distR="0" wp14:anchorId="2104BB72" wp14:editId="460E3B3B">
            <wp:extent cx="5715000" cy="320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pic:spPr>
                </pic:pic>
              </a:graphicData>
            </a:graphic>
          </wp:inline>
        </w:drawing>
      </w:r>
    </w:p>
    <w:p w14:paraId="71D80B28"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No. of times sender will sit idle = 1000/7 </w:t>
      </w:r>
    </w:p>
    <w:p w14:paraId="0830E3BD"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 143</w:t>
      </w:r>
    </w:p>
    <w:p w14:paraId="569D73D8"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BUT we will take 142 times only...reason for this is the same explanation given in NOTE i have given above (in the case 3)</w:t>
      </w:r>
    </w:p>
    <w:p w14:paraId="7172096C"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so, time = 142 * 50msec </w:t>
      </w:r>
    </w:p>
    <w:p w14:paraId="3EE059EA"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 7100 msec</w:t>
      </w:r>
    </w:p>
    <w:p w14:paraId="3FE62C37"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FINAL ANSWERS ;  case 1 - 50,000 msec  </w:t>
      </w:r>
    </w:p>
    <w:p w14:paraId="7C3B1B62"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case 2 - 7100 msec </w:t>
      </w:r>
    </w:p>
    <w:p w14:paraId="029683E7" w14:textId="77777777" w:rsidR="00B02067" w:rsidRPr="00B02067" w:rsidRDefault="00B02067" w:rsidP="00B02067">
      <w:pPr>
        <w:shd w:val="clear" w:color="auto" w:fill="FFFFFF"/>
        <w:spacing w:after="100" w:afterAutospacing="1" w:line="240" w:lineRule="auto"/>
        <w:rPr>
          <w:rFonts w:ascii="Roboto" w:eastAsia="Times New Roman" w:hAnsi="Roboto" w:cs="Times New Roman"/>
          <w:color w:val="040304"/>
          <w:sz w:val="23"/>
          <w:szCs w:val="23"/>
        </w:rPr>
      </w:pPr>
      <w:r w:rsidRPr="00B02067">
        <w:rPr>
          <w:rFonts w:ascii="Roboto" w:eastAsia="Times New Roman" w:hAnsi="Roboto" w:cs="Times New Roman"/>
          <w:color w:val="040304"/>
          <w:sz w:val="23"/>
          <w:szCs w:val="23"/>
        </w:rPr>
        <w:t>                                 case 3 - 1240 msec</w:t>
      </w:r>
    </w:p>
    <w:p w14:paraId="634EEDC9" w14:textId="77777777" w:rsidR="00B02067" w:rsidRPr="00B02067" w:rsidRDefault="00B02067" w:rsidP="00B02067">
      <w:pPr>
        <w:pBdr>
          <w:top w:val="single" w:sz="6" w:space="1" w:color="auto"/>
        </w:pBdr>
        <w:spacing w:after="0" w:line="240" w:lineRule="auto"/>
        <w:jc w:val="center"/>
        <w:rPr>
          <w:rFonts w:ascii="Arial" w:eastAsia="Times New Roman" w:hAnsi="Arial" w:cs="Cordia New"/>
          <w:vanish/>
          <w:sz w:val="16"/>
          <w:szCs w:val="20"/>
        </w:rPr>
      </w:pPr>
      <w:r w:rsidRPr="00B02067">
        <w:rPr>
          <w:rFonts w:ascii="Arial" w:eastAsia="Times New Roman" w:hAnsi="Arial" w:cs="Cordia New"/>
          <w:vanish/>
          <w:sz w:val="16"/>
          <w:szCs w:val="20"/>
        </w:rPr>
        <w:t>Bottom of Form</w:t>
      </w:r>
    </w:p>
    <w:p w14:paraId="2C8937B9" w14:textId="77777777" w:rsidR="00B02067" w:rsidRDefault="00B02067" w:rsidP="003D519D">
      <w:pPr>
        <w:shd w:val="clear" w:color="auto" w:fill="FFFFFF"/>
        <w:spacing w:before="60" w:after="180" w:line="240" w:lineRule="auto"/>
        <w:textAlignment w:val="baseline"/>
      </w:pPr>
    </w:p>
    <w:p w14:paraId="56682458" w14:textId="511A68F9" w:rsidR="008538E9" w:rsidRDefault="00412F3D" w:rsidP="003D519D">
      <w:pPr>
        <w:shd w:val="clear" w:color="auto" w:fill="FFFFFF"/>
        <w:spacing w:before="60" w:after="180" w:line="240" w:lineRule="auto"/>
        <w:textAlignment w:val="baseline"/>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Consider a selective repeat sliding window protocol that uses a frame size of 1 KB to send data on a 1.5 Mbps link with a one-way latency of 50 msec. To achieve a link utilization of 60%, the minimum number of bits required to represent the sequence number field is ________.</w:t>
      </w:r>
    </w:p>
    <w:p w14:paraId="7D39F37E" w14:textId="6295E445" w:rsidR="00412F3D" w:rsidRDefault="00412F3D" w:rsidP="003D519D">
      <w:pPr>
        <w:shd w:val="clear" w:color="auto" w:fill="FFFFFF"/>
        <w:spacing w:before="60" w:after="180" w:line="240" w:lineRule="auto"/>
        <w:textAlignment w:val="baseline"/>
        <w:rPr>
          <w:rFonts w:ascii="Nunito" w:hAnsi="Nunito"/>
          <w:color w:val="273239"/>
          <w:spacing w:val="2"/>
          <w:sz w:val="26"/>
          <w:szCs w:val="26"/>
          <w:shd w:val="clear" w:color="auto" w:fill="FFFFFF"/>
        </w:rPr>
      </w:pPr>
    </w:p>
    <w:p w14:paraId="034CD5F7"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Transmission delay = Frame Size/bandwidth</w:t>
      </w:r>
    </w:p>
    <w:p w14:paraId="35B908C6"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 xml:space="preserve">                   = (1*8*1024)/(1.5 * 10^6)=5.33ms</w:t>
      </w:r>
    </w:p>
    <w:p w14:paraId="16925592"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lastRenderedPageBreak/>
        <w:t>Propagation delay = 50ms</w:t>
      </w:r>
    </w:p>
    <w:p w14:paraId="06E99104"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Efficiency = Window Size/(1+2a) = .6</w:t>
      </w:r>
    </w:p>
    <w:p w14:paraId="496D0B2A"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p>
    <w:p w14:paraId="77521363"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a = Propagation delay/Transmission delay</w:t>
      </w:r>
    </w:p>
    <w:p w14:paraId="22BEA198"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So, window size = 11.856(approx)</w:t>
      </w:r>
    </w:p>
    <w:p w14:paraId="064A1BF7"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min sequence number = 2*window size = 23.712</w:t>
      </w:r>
    </w:p>
    <w:p w14:paraId="641F7ABE"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bits required in Min sequence number = log</w:t>
      </w:r>
      <w:r w:rsidRPr="00412F3D">
        <w:rPr>
          <w:rFonts w:ascii="Consolas" w:eastAsia="Times New Roman" w:hAnsi="Consolas" w:cs="Courier New"/>
          <w:color w:val="273239"/>
          <w:spacing w:val="2"/>
          <w:sz w:val="18"/>
          <w:szCs w:val="18"/>
          <w:bdr w:val="none" w:sz="0" w:space="0" w:color="auto" w:frame="1"/>
          <w:vertAlign w:val="subscript"/>
        </w:rPr>
        <w:t>2</w:t>
      </w:r>
      <w:r w:rsidRPr="00412F3D">
        <w:rPr>
          <w:rFonts w:ascii="Consolas" w:eastAsia="Times New Roman" w:hAnsi="Consolas" w:cs="Courier New"/>
          <w:color w:val="273239"/>
          <w:spacing w:val="2"/>
          <w:sz w:val="24"/>
          <w:szCs w:val="24"/>
        </w:rPr>
        <w:t>(23.712)</w:t>
      </w:r>
    </w:p>
    <w:p w14:paraId="26B4A4B7"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Answer is 4.56</w:t>
      </w:r>
    </w:p>
    <w:p w14:paraId="7B1FC436"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p>
    <w:p w14:paraId="0CB7539E" w14:textId="77777777" w:rsidR="00412F3D" w:rsidRPr="00412F3D" w:rsidRDefault="00412F3D" w:rsidP="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12F3D">
        <w:rPr>
          <w:rFonts w:ascii="Consolas" w:eastAsia="Times New Roman" w:hAnsi="Consolas" w:cs="Courier New"/>
          <w:color w:val="273239"/>
          <w:spacing w:val="2"/>
          <w:sz w:val="24"/>
          <w:szCs w:val="24"/>
        </w:rPr>
        <w:t xml:space="preserve">Ceil(4.56) = 5 </w:t>
      </w:r>
    </w:p>
    <w:p w14:paraId="2B6322E1" w14:textId="77777777" w:rsidR="00412F3D" w:rsidRDefault="00412F3D" w:rsidP="003D519D">
      <w:pPr>
        <w:shd w:val="clear" w:color="auto" w:fill="FFFFFF"/>
        <w:spacing w:before="60" w:after="180" w:line="240" w:lineRule="auto"/>
        <w:textAlignment w:val="baseline"/>
        <w:rPr>
          <w:rFonts w:ascii="Nunito" w:hAnsi="Nunito"/>
          <w:color w:val="273239"/>
          <w:spacing w:val="2"/>
          <w:sz w:val="26"/>
          <w:szCs w:val="26"/>
          <w:shd w:val="clear" w:color="auto" w:fill="FFFFFF"/>
        </w:rPr>
      </w:pPr>
    </w:p>
    <w:p w14:paraId="15C74BFB" w14:textId="77777777" w:rsidR="004A4A6F" w:rsidRDefault="004A4A6F" w:rsidP="004A4A6F">
      <w:pPr>
        <w:pStyle w:val="Heading2"/>
        <w:shd w:val="clear" w:color="auto" w:fill="FFFFFF"/>
        <w:spacing w:before="0"/>
        <w:textAlignment w:val="baseline"/>
        <w:rPr>
          <w:rFonts w:ascii="Roboto Condensed" w:hAnsi="Roboto Condensed"/>
          <w:color w:val="303030"/>
        </w:rPr>
      </w:pPr>
      <w:r>
        <w:rPr>
          <w:rStyle w:val="Strong"/>
          <w:rFonts w:ascii="Roboto Condensed" w:hAnsi="Roboto Condensed"/>
          <w:b w:val="0"/>
          <w:bCs w:val="0"/>
          <w:color w:val="303030"/>
          <w:u w:val="single"/>
        </w:rPr>
        <w:t>ROBLEMS BASED ON SLIDING WINDOW PROTOCOL-</w:t>
      </w:r>
    </w:p>
    <w:p w14:paraId="19BA90A3"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54B7663" w14:textId="77777777" w:rsidR="004A4A6F" w:rsidRDefault="004A4A6F" w:rsidP="004A4A6F">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Problem-01:</w:t>
      </w:r>
    </w:p>
    <w:p w14:paraId="5B097E24"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1639248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If transmission delay and propagation delay in a sliding window protocol are 1 msec and 49.5 msec respectively, then-</w:t>
      </w:r>
    </w:p>
    <w:p w14:paraId="293B8678" w14:textId="77777777" w:rsidR="004A4A6F" w:rsidRDefault="004A4A6F" w:rsidP="00426BE0">
      <w:pPr>
        <w:numPr>
          <w:ilvl w:val="0"/>
          <w:numId w:val="9"/>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What should be the sender window size to get the maximum efficiency?</w:t>
      </w:r>
    </w:p>
    <w:p w14:paraId="6BA2763E" w14:textId="77777777" w:rsidR="004A4A6F" w:rsidRDefault="004A4A6F" w:rsidP="00426BE0">
      <w:pPr>
        <w:numPr>
          <w:ilvl w:val="0"/>
          <w:numId w:val="9"/>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What is the minimum number of bits required in the sequence number field?</w:t>
      </w:r>
    </w:p>
    <w:p w14:paraId="529F21C2" w14:textId="77777777" w:rsidR="004A4A6F" w:rsidRDefault="004A4A6F" w:rsidP="00426BE0">
      <w:pPr>
        <w:numPr>
          <w:ilvl w:val="0"/>
          <w:numId w:val="9"/>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If only 6 bits are reserved for sequence numbers, then what will be the efficiency?</w:t>
      </w:r>
    </w:p>
    <w:p w14:paraId="3DDEE56B"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B1420D3" w14:textId="77777777" w:rsidR="004A4A6F" w:rsidRDefault="004A4A6F" w:rsidP="004A4A6F">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3E3C0828"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011C7A4"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14:paraId="6524A1A3" w14:textId="77777777" w:rsidR="004A4A6F" w:rsidRDefault="004A4A6F" w:rsidP="00426BE0">
      <w:pPr>
        <w:numPr>
          <w:ilvl w:val="0"/>
          <w:numId w:val="1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Transmission delay = 1 msec</w:t>
      </w:r>
    </w:p>
    <w:p w14:paraId="4959D9DC" w14:textId="77777777" w:rsidR="004A4A6F" w:rsidRDefault="004A4A6F" w:rsidP="00426BE0">
      <w:pPr>
        <w:numPr>
          <w:ilvl w:val="0"/>
          <w:numId w:val="1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Propagation delay = 49.5 msec</w:t>
      </w:r>
    </w:p>
    <w:p w14:paraId="1707992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198A300D"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rPr>
      </w:pPr>
      <w:r>
        <w:rPr>
          <w:rStyle w:val="Strong"/>
          <w:rFonts w:ascii="Roboto Condensed" w:hAnsi="Roboto Condensed"/>
          <w:b/>
          <w:bCs/>
          <w:color w:val="303030"/>
          <w:u w:val="single"/>
        </w:rPr>
        <w:t>Part-01:</w:t>
      </w:r>
    </w:p>
    <w:p w14:paraId="65622AE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0213D082" w14:textId="77777777" w:rsidR="004A4A6F" w:rsidRDefault="004A4A6F" w:rsidP="004A4A6F">
      <w:pPr>
        <w:pStyle w:val="NormalWeb"/>
        <w:shd w:val="clear" w:color="auto" w:fill="FFFFFF"/>
        <w:spacing w:before="60" w:beforeAutospacing="0" w:after="180" w:afterAutospacing="0" w:line="0" w:lineRule="atLeast"/>
        <w:textAlignment w:val="baseline"/>
        <w:rPr>
          <w:ins w:id="1" w:author="Unknown"/>
          <w:rStyle w:val="ezoic-ad"/>
          <w:bdr w:val="none" w:sz="0" w:space="0" w:color="auto" w:frame="1"/>
        </w:rPr>
      </w:pPr>
      <w:r>
        <w:rPr>
          <w:rFonts w:ascii="Arial" w:hAnsi="Arial" w:cs="Arial"/>
          <w:color w:val="303030"/>
          <w:sz w:val="23"/>
          <w:szCs w:val="23"/>
        </w:rPr>
        <w:t>To get the maximum efficiency, sender window size</w:t>
      </w:r>
    </w:p>
    <w:p w14:paraId="4D32CBBD" w14:textId="77777777" w:rsidR="004A4A6F" w:rsidRDefault="004A4A6F" w:rsidP="004A4A6F">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1 + 2a</w:t>
      </w:r>
    </w:p>
    <w:p w14:paraId="30BEFA9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299F3C2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(49.5 msec / 1 msec)</w:t>
      </w:r>
    </w:p>
    <w:p w14:paraId="5CD490B1"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49.5</w:t>
      </w:r>
    </w:p>
    <w:p w14:paraId="61BFCA4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100</w:t>
      </w:r>
    </w:p>
    <w:p w14:paraId="15C0599E"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0F3AC8FC"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For maximum efficiency, sender window size = 100</w:t>
      </w:r>
    </w:p>
    <w:p w14:paraId="5D3D2311"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D7733DF"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Part-02:</w:t>
      </w:r>
    </w:p>
    <w:p w14:paraId="310DACA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4A671A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the sequence number field</w:t>
      </w:r>
    </w:p>
    <w:p w14:paraId="30637A86"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(1+2a)</w:t>
      </w:r>
      <w:r>
        <w:rPr>
          <w:rFonts w:ascii="Cambria Math" w:hAnsi="Cambria Math" w:cs="Cambria Math"/>
          <w:color w:val="303030"/>
          <w:sz w:val="23"/>
          <w:szCs w:val="23"/>
          <w:bdr w:val="none" w:sz="0" w:space="0" w:color="auto" w:frame="1"/>
        </w:rPr>
        <w:t>⌉</w:t>
      </w:r>
    </w:p>
    <w:p w14:paraId="73603294"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(100)</w:t>
      </w:r>
      <w:r>
        <w:rPr>
          <w:rFonts w:ascii="Cambria Math" w:hAnsi="Cambria Math" w:cs="Cambria Math"/>
          <w:color w:val="303030"/>
          <w:sz w:val="23"/>
          <w:szCs w:val="23"/>
          <w:bdr w:val="none" w:sz="0" w:space="0" w:color="auto" w:frame="1"/>
        </w:rPr>
        <w:t>⌉</w:t>
      </w:r>
    </w:p>
    <w:p w14:paraId="4C81580B"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6.8</w:t>
      </w:r>
      <w:r>
        <w:rPr>
          <w:rFonts w:ascii="Cambria Math" w:hAnsi="Cambria Math" w:cs="Cambria Math"/>
          <w:color w:val="303030"/>
          <w:sz w:val="23"/>
          <w:szCs w:val="23"/>
          <w:bdr w:val="none" w:sz="0" w:space="0" w:color="auto" w:frame="1"/>
        </w:rPr>
        <w:t>⌉</w:t>
      </w:r>
    </w:p>
    <w:p w14:paraId="191B76A4"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7</w:t>
      </w:r>
    </w:p>
    <w:p w14:paraId="4DA3207C"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062203A7"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the sequence number field = 7</w:t>
      </w:r>
    </w:p>
    <w:p w14:paraId="61F2BF89"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8AAC881"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Part-03:</w:t>
      </w:r>
    </w:p>
    <w:p w14:paraId="0ADADF9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9C199AD"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If only 6 bits are reserved in the sequence number field, then-</w:t>
      </w:r>
    </w:p>
    <w:p w14:paraId="63313D30" w14:textId="77777777" w:rsidR="004A4A6F" w:rsidRDefault="004A4A6F" w:rsidP="004A4A6F">
      <w:pPr>
        <w:pStyle w:val="NormalWeb"/>
        <w:shd w:val="clear" w:color="auto" w:fill="FFFFFF"/>
        <w:spacing w:before="60" w:beforeAutospacing="0" w:after="180" w:afterAutospacing="0" w:line="0" w:lineRule="atLeast"/>
        <w:jc w:val="center"/>
        <w:textAlignment w:val="baseline"/>
        <w:rPr>
          <w:rStyle w:val="ezoic-ad"/>
        </w:rPr>
      </w:pPr>
      <w:r>
        <w:rPr>
          <w:rFonts w:ascii="Arial" w:hAnsi="Arial" w:cs="Arial"/>
          <w:color w:val="303030"/>
          <w:sz w:val="23"/>
          <w:szCs w:val="23"/>
          <w:bdr w:val="none" w:sz="0" w:space="0" w:color="auto" w:frame="1"/>
        </w:rPr>
        <w:t>Maximum sequence numbers possible = 2</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 64</w:t>
      </w:r>
    </w:p>
    <w:p w14:paraId="7305553E" w14:textId="77777777" w:rsidR="004A4A6F" w:rsidRDefault="004A4A6F" w:rsidP="004A4A6F">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Now,</w:t>
      </w:r>
    </w:p>
    <w:p w14:paraId="2EA4209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w:t>
      </w:r>
    </w:p>
    <w:p w14:paraId="698203A9"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Sender window size in the protocol / Optimal sender window size</w:t>
      </w:r>
    </w:p>
    <w:p w14:paraId="3BD351F2"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64 / 100</w:t>
      </w:r>
    </w:p>
    <w:p w14:paraId="34FB8BCE"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0.64</w:t>
      </w:r>
    </w:p>
    <w:p w14:paraId="312F1DF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64%</w:t>
      </w:r>
    </w:p>
    <w:p w14:paraId="779DC5E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ABD1C35" w14:textId="77777777" w:rsidR="004A4A6F" w:rsidRDefault="004A4A6F" w:rsidP="004A4A6F">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Problem-02:</w:t>
      </w:r>
    </w:p>
    <w:p w14:paraId="43F00495"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9EC8E2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If transmission delay and propagation delay in a sliding window protocol are 1 msec and 99.5 msec respectively, then-</w:t>
      </w:r>
    </w:p>
    <w:p w14:paraId="33179AE9" w14:textId="77777777" w:rsidR="004A4A6F" w:rsidRDefault="004A4A6F" w:rsidP="00426BE0">
      <w:pPr>
        <w:numPr>
          <w:ilvl w:val="0"/>
          <w:numId w:val="1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What should be the sender window size to get the maximum efficiency?</w:t>
      </w:r>
    </w:p>
    <w:p w14:paraId="2B9E9D76" w14:textId="77777777" w:rsidR="004A4A6F" w:rsidRDefault="004A4A6F" w:rsidP="00426BE0">
      <w:pPr>
        <w:numPr>
          <w:ilvl w:val="0"/>
          <w:numId w:val="1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What is the minimum number of bits required in the sequence number field?</w:t>
      </w:r>
    </w:p>
    <w:p w14:paraId="7F0B6FE9" w14:textId="77777777" w:rsidR="004A4A6F" w:rsidRDefault="004A4A6F" w:rsidP="00426BE0">
      <w:pPr>
        <w:numPr>
          <w:ilvl w:val="0"/>
          <w:numId w:val="1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If only 7 bits are reserved for sequence numbers, then what will be the efficiency?</w:t>
      </w:r>
    </w:p>
    <w:p w14:paraId="74D138C0" w14:textId="77777777" w:rsidR="004A4A6F" w:rsidRDefault="004A4A6F" w:rsidP="004A4A6F">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lastRenderedPageBreak/>
        <w:t> </w:t>
      </w:r>
    </w:p>
    <w:p w14:paraId="197B0860" w14:textId="77777777" w:rsidR="004A4A6F" w:rsidRDefault="004A4A6F" w:rsidP="004A4A6F">
      <w:pPr>
        <w:pStyle w:val="Heading2"/>
        <w:shd w:val="clear" w:color="auto" w:fill="FFFFFF"/>
        <w:spacing w:before="0"/>
        <w:textAlignment w:val="baseline"/>
        <w:rPr>
          <w:rFonts w:ascii="Roboto Condensed" w:hAnsi="Roboto Condensed" w:cs="Times New Roman"/>
          <w:sz w:val="36"/>
          <w:szCs w:val="36"/>
        </w:rPr>
      </w:pPr>
      <w:r>
        <w:rPr>
          <w:rStyle w:val="Strong"/>
          <w:rFonts w:ascii="Roboto Condensed" w:hAnsi="Roboto Condensed"/>
          <w:b w:val="0"/>
          <w:bCs w:val="0"/>
          <w:color w:val="303030"/>
          <w:u w:val="single"/>
          <w:bdr w:val="none" w:sz="0" w:space="0" w:color="auto" w:frame="1"/>
        </w:rPr>
        <w:t>Solution-</w:t>
      </w:r>
    </w:p>
    <w:p w14:paraId="1FFD10A3"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A73F4D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5D83A0DC" w14:textId="77777777" w:rsidR="004A4A6F" w:rsidRDefault="004A4A6F" w:rsidP="00426BE0">
      <w:pPr>
        <w:numPr>
          <w:ilvl w:val="0"/>
          <w:numId w:val="1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 1 msec</w:t>
      </w:r>
    </w:p>
    <w:p w14:paraId="1DBEF4D6" w14:textId="77777777" w:rsidR="004A4A6F" w:rsidRDefault="004A4A6F" w:rsidP="00426BE0">
      <w:pPr>
        <w:numPr>
          <w:ilvl w:val="0"/>
          <w:numId w:val="1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 99.5 msec</w:t>
      </w:r>
    </w:p>
    <w:p w14:paraId="41C37236"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2014B80"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Part-01:</w:t>
      </w:r>
    </w:p>
    <w:p w14:paraId="06BA24B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E1FA208"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 get the maximum efficiency, sender window size</w:t>
      </w:r>
    </w:p>
    <w:p w14:paraId="0E97C8B1"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+ 2a</w:t>
      </w:r>
    </w:p>
    <w:p w14:paraId="6FFAF6F1"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09E06C6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(99.5 msec / 1 msec)</w:t>
      </w:r>
    </w:p>
    <w:p w14:paraId="01AC9759"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99.5</w:t>
      </w:r>
    </w:p>
    <w:p w14:paraId="5536ED93"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200</w:t>
      </w:r>
    </w:p>
    <w:p w14:paraId="3744FBBE"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6C7A829C"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For maximum efficiency, sender window size = 200</w:t>
      </w:r>
    </w:p>
    <w:p w14:paraId="32F18BA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787CF4C"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Part-02:</w:t>
      </w:r>
    </w:p>
    <w:p w14:paraId="30288EF2"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F00A8F7"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the sequence number field</w:t>
      </w:r>
    </w:p>
    <w:p w14:paraId="775ED768"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(1+2a)</w:t>
      </w:r>
      <w:r>
        <w:rPr>
          <w:rFonts w:ascii="Cambria Math" w:hAnsi="Cambria Math" w:cs="Cambria Math"/>
          <w:color w:val="303030"/>
          <w:sz w:val="23"/>
          <w:szCs w:val="23"/>
          <w:bdr w:val="none" w:sz="0" w:space="0" w:color="auto" w:frame="1"/>
        </w:rPr>
        <w:t>⌉</w:t>
      </w:r>
    </w:p>
    <w:p w14:paraId="0C7A9C28"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(200)</w:t>
      </w:r>
      <w:r>
        <w:rPr>
          <w:rFonts w:ascii="Cambria Math" w:hAnsi="Cambria Math" w:cs="Cambria Math"/>
          <w:color w:val="303030"/>
          <w:sz w:val="23"/>
          <w:szCs w:val="23"/>
          <w:bdr w:val="none" w:sz="0" w:space="0" w:color="auto" w:frame="1"/>
        </w:rPr>
        <w:t>⌉</w:t>
      </w:r>
    </w:p>
    <w:p w14:paraId="56C5693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7.64</w:t>
      </w:r>
      <w:r>
        <w:rPr>
          <w:rFonts w:ascii="Cambria Math" w:hAnsi="Cambria Math" w:cs="Cambria Math"/>
          <w:color w:val="303030"/>
          <w:sz w:val="23"/>
          <w:szCs w:val="23"/>
          <w:bdr w:val="none" w:sz="0" w:space="0" w:color="auto" w:frame="1"/>
        </w:rPr>
        <w:t>⌉</w:t>
      </w:r>
    </w:p>
    <w:p w14:paraId="6E6370FF"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w:t>
      </w:r>
    </w:p>
    <w:p w14:paraId="77F2E20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3BD6A021"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the sequence number field = 8</w:t>
      </w:r>
    </w:p>
    <w:p w14:paraId="33C9EDA0"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4ADF295" w14:textId="77777777" w:rsidR="004A4A6F" w:rsidRDefault="004A4A6F" w:rsidP="004A4A6F">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Part-03:</w:t>
      </w:r>
    </w:p>
    <w:p w14:paraId="004027B5"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83FFB9C"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If only 6 bits are reserved in the sequence number field, then-</w:t>
      </w:r>
    </w:p>
    <w:p w14:paraId="09A453A3" w14:textId="77777777" w:rsidR="004A4A6F" w:rsidRDefault="004A4A6F" w:rsidP="004A4A6F">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Maximum sequence numbers possible = 2</w:t>
      </w:r>
      <w:r>
        <w:rPr>
          <w:rFonts w:ascii="Arial" w:hAnsi="Arial" w:cs="Arial"/>
          <w:color w:val="303030"/>
          <w:sz w:val="23"/>
          <w:szCs w:val="23"/>
          <w:bdr w:val="none" w:sz="0" w:space="0" w:color="auto" w:frame="1"/>
          <w:vertAlign w:val="superscript"/>
        </w:rPr>
        <w:t>7</w:t>
      </w:r>
      <w:r>
        <w:rPr>
          <w:rFonts w:ascii="Arial" w:hAnsi="Arial" w:cs="Arial"/>
          <w:color w:val="303030"/>
          <w:sz w:val="23"/>
          <w:szCs w:val="23"/>
          <w:bdr w:val="none" w:sz="0" w:space="0" w:color="auto" w:frame="1"/>
        </w:rPr>
        <w:t> = 128</w:t>
      </w:r>
    </w:p>
    <w:p w14:paraId="00294C6A"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Now,</w:t>
      </w:r>
    </w:p>
    <w:p w14:paraId="4B653AD3"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w:t>
      </w:r>
    </w:p>
    <w:p w14:paraId="058E92F7"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Sender window size in the protocol / Optimal sender window size</w:t>
      </w:r>
    </w:p>
    <w:p w14:paraId="49A8B538"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128 / 200</w:t>
      </w:r>
    </w:p>
    <w:p w14:paraId="683CF49E"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0.64</w:t>
      </w:r>
    </w:p>
    <w:p w14:paraId="058131FC" w14:textId="77777777" w:rsidR="004A4A6F" w:rsidRDefault="004A4A6F" w:rsidP="004A4A6F">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64%</w:t>
      </w:r>
    </w:p>
    <w:p w14:paraId="175084F3" w14:textId="07091A13" w:rsidR="00412F3D" w:rsidRDefault="00412F3D" w:rsidP="003D519D">
      <w:pPr>
        <w:shd w:val="clear" w:color="auto" w:fill="FFFFFF"/>
        <w:spacing w:before="60" w:after="180" w:line="240" w:lineRule="auto"/>
        <w:textAlignment w:val="baseline"/>
        <w:rPr>
          <w:rFonts w:ascii="Nunito" w:hAnsi="Nunito"/>
          <w:color w:val="273239"/>
          <w:spacing w:val="2"/>
          <w:sz w:val="26"/>
          <w:szCs w:val="26"/>
          <w:shd w:val="clear" w:color="auto" w:fill="FFFFFF"/>
        </w:rPr>
      </w:pPr>
    </w:p>
    <w:p w14:paraId="0339FC6F" w14:textId="77777777" w:rsidR="00412F3D" w:rsidRDefault="00412F3D" w:rsidP="003D519D">
      <w:pPr>
        <w:shd w:val="clear" w:color="auto" w:fill="FFFFFF"/>
        <w:spacing w:before="60" w:after="180" w:line="240" w:lineRule="auto"/>
        <w:textAlignment w:val="baseline"/>
      </w:pPr>
    </w:p>
    <w:p w14:paraId="0C402F89" w14:textId="77777777" w:rsidR="005F4D69" w:rsidRDefault="005F4D69" w:rsidP="005F4D69">
      <w:pPr>
        <w:pStyle w:val="Heading2"/>
        <w:shd w:val="clear" w:color="auto" w:fill="FFFFFF"/>
        <w:spacing w:before="0"/>
        <w:textAlignment w:val="baseline"/>
        <w:rPr>
          <w:rFonts w:ascii="Roboto Condensed" w:hAnsi="Roboto Condensed"/>
          <w:color w:val="303030"/>
        </w:rPr>
      </w:pPr>
      <w:r>
        <w:rPr>
          <w:rStyle w:val="Strong"/>
          <w:rFonts w:ascii="Roboto Condensed" w:hAnsi="Roboto Condensed"/>
          <w:b w:val="0"/>
          <w:bCs w:val="0"/>
          <w:color w:val="303030"/>
          <w:u w:val="single"/>
        </w:rPr>
        <w:t>Problem-01:</w:t>
      </w:r>
    </w:p>
    <w:p w14:paraId="156C534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77C32FE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 3000 km long trunk operates at 1.536 Mbps and is used to transmit 64 byte frames and uses sliding window protocol. If the propagation speed is 6 μsec / km, how many bits should the sequence number field be?</w:t>
      </w:r>
    </w:p>
    <w:p w14:paraId="1611360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D51F86B"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3CB3E6D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5CAC2C0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14:paraId="542326BF" w14:textId="77777777" w:rsidR="005F4D69" w:rsidRDefault="005F4D69" w:rsidP="00426BE0">
      <w:pPr>
        <w:numPr>
          <w:ilvl w:val="0"/>
          <w:numId w:val="13"/>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Distance = 3000 km</w:t>
      </w:r>
    </w:p>
    <w:p w14:paraId="63924B6B" w14:textId="77777777" w:rsidR="005F4D69" w:rsidRDefault="005F4D69" w:rsidP="00426BE0">
      <w:pPr>
        <w:numPr>
          <w:ilvl w:val="0"/>
          <w:numId w:val="13"/>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Bandwidth = 1.536 Mbps</w:t>
      </w:r>
    </w:p>
    <w:p w14:paraId="7E64467F" w14:textId="77777777" w:rsidR="005F4D69" w:rsidRDefault="005F4D69" w:rsidP="00426BE0">
      <w:pPr>
        <w:numPr>
          <w:ilvl w:val="0"/>
          <w:numId w:val="13"/>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Packet size = 64 bytes</w:t>
      </w:r>
    </w:p>
    <w:p w14:paraId="67F1754A" w14:textId="77777777" w:rsidR="005F4D69" w:rsidRDefault="005F4D69" w:rsidP="00426BE0">
      <w:pPr>
        <w:numPr>
          <w:ilvl w:val="0"/>
          <w:numId w:val="13"/>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Propagation speed = 6 μsec / km</w:t>
      </w:r>
    </w:p>
    <w:p w14:paraId="352D7B2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CDAC796"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rPr>
      </w:pPr>
      <w:r>
        <w:rPr>
          <w:rStyle w:val="Strong"/>
          <w:rFonts w:ascii="Roboto Condensed" w:hAnsi="Roboto Condensed"/>
          <w:b/>
          <w:bCs/>
          <w:color w:val="303030"/>
          <w:u w:val="single"/>
        </w:rPr>
        <w:t>Calculating Transmission Delay-</w:t>
      </w:r>
    </w:p>
    <w:p w14:paraId="60278A5A"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Fonts w:ascii="Arial" w:hAnsi="Arial" w:cs="Arial"/>
          <w:sz w:val="23"/>
          <w:szCs w:val="23"/>
          <w:bdr w:val="none" w:sz="0" w:space="0" w:color="auto" w:frame="1"/>
        </w:rPr>
      </w:pPr>
      <w:r>
        <w:rPr>
          <w:rFonts w:ascii="Arial" w:hAnsi="Arial" w:cs="Arial"/>
          <w:color w:val="303030"/>
          <w:sz w:val="23"/>
          <w:szCs w:val="23"/>
        </w:rPr>
        <w:t> </w:t>
      </w:r>
    </w:p>
    <w:p w14:paraId="67F375C3"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01F9963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5F05077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64 bytes / 1.536 Mbps</w:t>
      </w:r>
    </w:p>
    <w:p w14:paraId="5EFD06C6"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 (64 x 8 bits) / (1.536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2BF9CBE6"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333.33 μsec</w:t>
      </w:r>
    </w:p>
    <w:p w14:paraId="290FF49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4275457"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53DB87B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7F33A5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For 1 km, propagation delay = 6 μsec</w:t>
      </w:r>
    </w:p>
    <w:p w14:paraId="3912364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For 3000 km, propagation delay = 3000 x 6 μsec = 18000 μsec</w:t>
      </w:r>
    </w:p>
    <w:p w14:paraId="0AB8583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D1D38CE"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45191638"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Fonts w:ascii="Arial" w:hAnsi="Arial" w:cs="Arial"/>
          <w:sz w:val="23"/>
          <w:szCs w:val="23"/>
        </w:rPr>
      </w:pPr>
      <w:r>
        <w:rPr>
          <w:rFonts w:ascii="Arial" w:hAnsi="Arial" w:cs="Arial"/>
          <w:color w:val="303030"/>
          <w:sz w:val="23"/>
          <w:szCs w:val="23"/>
          <w:bdr w:val="none" w:sz="0" w:space="0" w:color="auto" w:frame="1"/>
        </w:rPr>
        <w:t> </w:t>
      </w:r>
    </w:p>
    <w:p w14:paraId="6E7644F2"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4A3FF99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18000 μsec / 333.33 μsec</w:t>
      </w:r>
    </w:p>
    <w:p w14:paraId="1357E61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54</w:t>
      </w:r>
    </w:p>
    <w:p w14:paraId="2E21A81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C3B3221"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Bits Required in Sequence Number Field-</w:t>
      </w:r>
    </w:p>
    <w:p w14:paraId="65FF14C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5CCC24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Bits required in sequence number field</w:t>
      </w:r>
    </w:p>
    <w:p w14:paraId="1B45E92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(1+2a)</w:t>
      </w:r>
      <w:r>
        <w:rPr>
          <w:rFonts w:ascii="Cambria Math" w:hAnsi="Cambria Math" w:cs="Cambria Math"/>
          <w:color w:val="303030"/>
          <w:sz w:val="23"/>
          <w:szCs w:val="23"/>
          <w:bdr w:val="none" w:sz="0" w:space="0" w:color="auto" w:frame="1"/>
        </w:rPr>
        <w:t>⌉</w:t>
      </w:r>
    </w:p>
    <w:p w14:paraId="640F0C7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 + 2 x 54)</w:t>
      </w:r>
      <w:r>
        <w:rPr>
          <w:rFonts w:ascii="Cambria Math" w:hAnsi="Cambria Math" w:cs="Cambria Math"/>
          <w:color w:val="303030"/>
          <w:sz w:val="23"/>
          <w:szCs w:val="23"/>
          <w:bdr w:val="none" w:sz="0" w:space="0" w:color="auto" w:frame="1"/>
        </w:rPr>
        <w:t>⌉</w:t>
      </w:r>
    </w:p>
    <w:p w14:paraId="305EC02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(109)</w:t>
      </w:r>
      <w:r>
        <w:rPr>
          <w:rFonts w:ascii="Cambria Math" w:hAnsi="Cambria Math" w:cs="Cambria Math"/>
          <w:color w:val="303030"/>
          <w:sz w:val="23"/>
          <w:szCs w:val="23"/>
          <w:bdr w:val="none" w:sz="0" w:space="0" w:color="auto" w:frame="1"/>
        </w:rPr>
        <w:t>⌉</w:t>
      </w:r>
    </w:p>
    <w:p w14:paraId="3DFF2AA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6.76</w:t>
      </w:r>
      <w:r>
        <w:rPr>
          <w:rFonts w:ascii="Cambria Math" w:hAnsi="Cambria Math" w:cs="Cambria Math"/>
          <w:color w:val="303030"/>
          <w:sz w:val="23"/>
          <w:szCs w:val="23"/>
          <w:bdr w:val="none" w:sz="0" w:space="0" w:color="auto" w:frame="1"/>
        </w:rPr>
        <w:t>⌉</w:t>
      </w:r>
    </w:p>
    <w:p w14:paraId="011349B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7 bits</w:t>
      </w:r>
    </w:p>
    <w:p w14:paraId="5C00BD0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360F94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5A472900" w14:textId="77777777" w:rsidR="005F4D69" w:rsidRDefault="005F4D69" w:rsidP="00426BE0">
      <w:pPr>
        <w:numPr>
          <w:ilvl w:val="0"/>
          <w:numId w:val="1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sequence number field = 7</w:t>
      </w:r>
    </w:p>
    <w:p w14:paraId="76FCBE89" w14:textId="77777777" w:rsidR="005F4D69" w:rsidRDefault="005F4D69" w:rsidP="00426BE0">
      <w:pPr>
        <w:numPr>
          <w:ilvl w:val="0"/>
          <w:numId w:val="1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With 7 bits, number of sequence numbers possible = 128</w:t>
      </w:r>
    </w:p>
    <w:p w14:paraId="5926904B" w14:textId="77777777" w:rsidR="005F4D69" w:rsidRDefault="005F4D69" w:rsidP="00426BE0">
      <w:pPr>
        <w:numPr>
          <w:ilvl w:val="0"/>
          <w:numId w:val="1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use only (1+2a) = 109 sequence numbers and rest remains unused.</w:t>
      </w:r>
    </w:p>
    <w:p w14:paraId="377A774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03E6CBA"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Problem-02:</w:t>
      </w:r>
    </w:p>
    <w:p w14:paraId="25DE138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3A01AE7"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Compute approximate optimal window size when packet size is 53 bytes, RTT is 60 msec and bottleneck bandwidth is 155 Mbps.</w:t>
      </w:r>
    </w:p>
    <w:p w14:paraId="4034E93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8E46A0E"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7DC56AF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9A52AF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706E5092" w14:textId="77777777" w:rsidR="005F4D69" w:rsidRDefault="005F4D69" w:rsidP="00426BE0">
      <w:pPr>
        <w:numPr>
          <w:ilvl w:val="0"/>
          <w:numId w:val="1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53 bytes</w:t>
      </w:r>
    </w:p>
    <w:p w14:paraId="5315E122" w14:textId="77777777" w:rsidR="005F4D69" w:rsidRDefault="005F4D69" w:rsidP="00426BE0">
      <w:pPr>
        <w:numPr>
          <w:ilvl w:val="0"/>
          <w:numId w:val="1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RTT = 60 msec</w:t>
      </w:r>
    </w:p>
    <w:p w14:paraId="096AA501" w14:textId="77777777" w:rsidR="005F4D69" w:rsidRDefault="005F4D69" w:rsidP="00426BE0">
      <w:pPr>
        <w:numPr>
          <w:ilvl w:val="0"/>
          <w:numId w:val="15"/>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155 Mbps</w:t>
      </w:r>
    </w:p>
    <w:p w14:paraId="5B48CE0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3160638"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lastRenderedPageBreak/>
        <w:t>Calculating Transmission Delay-</w:t>
      </w:r>
    </w:p>
    <w:p w14:paraId="4EF953F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E17A28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7BC29617"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7304DF0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53 bytes / 155 Mbps</w:t>
      </w:r>
    </w:p>
    <w:p w14:paraId="1CECCDF6"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 (53 x 8 bits) / (155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43A615AF"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2.735 μsec</w:t>
      </w:r>
    </w:p>
    <w:p w14:paraId="559AA0B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8141A32"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263DACD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71D2C5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w:t>
      </w:r>
    </w:p>
    <w:p w14:paraId="253AFD3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Round Trip Time / 2</w:t>
      </w:r>
    </w:p>
    <w:p w14:paraId="631016B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60 msec / 2</w:t>
      </w:r>
    </w:p>
    <w:p w14:paraId="7B455DF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30 msec</w:t>
      </w:r>
    </w:p>
    <w:p w14:paraId="2F33095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3F99655"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29092B4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FCDE19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78542A6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30 msec / 2.735 μsec</w:t>
      </w:r>
    </w:p>
    <w:p w14:paraId="4FECB03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10968.921</w:t>
      </w:r>
    </w:p>
    <w:p w14:paraId="46317B0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34ACE0E"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Optimal Window Size-</w:t>
      </w:r>
    </w:p>
    <w:p w14:paraId="17CFE69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DCE4AA2"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Optimal window size</w:t>
      </w:r>
    </w:p>
    <w:p w14:paraId="0E11F488"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1 + 2a</w:t>
      </w:r>
    </w:p>
    <w:p w14:paraId="61DECA6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10968.921</w:t>
      </w:r>
    </w:p>
    <w:p w14:paraId="3B08298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21938.84</w:t>
      </w:r>
    </w:p>
    <w:p w14:paraId="432D5AB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DFEB77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approximate optimal window size = 21938 frames.</w:t>
      </w:r>
    </w:p>
    <w:p w14:paraId="6FD1098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1683E57"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Problem-03:</w:t>
      </w:r>
    </w:p>
    <w:p w14:paraId="572C5A7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B9725F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A sliding window protocol is designed for a 1 Mbps point to point link to the moon which has a one way latency (delay) of 1.25 sec. Assuming that each frame carries 1 KB of data, what is the minimum number of bits needed for the sequence number?</w:t>
      </w:r>
    </w:p>
    <w:p w14:paraId="5097C74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9C3B245"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139B00F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C81064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3CD9D57D" w14:textId="77777777" w:rsidR="005F4D69" w:rsidRDefault="005F4D69" w:rsidP="00426BE0">
      <w:pPr>
        <w:numPr>
          <w:ilvl w:val="0"/>
          <w:numId w:val="1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 Mbps</w:t>
      </w:r>
    </w:p>
    <w:p w14:paraId="0BDFE924" w14:textId="77777777" w:rsidR="005F4D69" w:rsidRDefault="005F4D69" w:rsidP="00426BE0">
      <w:pPr>
        <w:numPr>
          <w:ilvl w:val="0"/>
          <w:numId w:val="1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1.25 sec</w:t>
      </w:r>
    </w:p>
    <w:p w14:paraId="27FFBD8E" w14:textId="77777777" w:rsidR="005F4D69" w:rsidRDefault="005F4D69" w:rsidP="00426BE0">
      <w:pPr>
        <w:numPr>
          <w:ilvl w:val="0"/>
          <w:numId w:val="1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1 KB</w:t>
      </w:r>
    </w:p>
    <w:p w14:paraId="1917C24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F84375E"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Transmission Delay-</w:t>
      </w:r>
    </w:p>
    <w:p w14:paraId="4E4CDF5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62231A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18D6B97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0095EB4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KB / 1 Mbps</w:t>
      </w:r>
    </w:p>
    <w:p w14:paraId="126F4BC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w:t>
      </w:r>
      <w:r>
        <w:rPr>
          <w:rFonts w:ascii="Arial" w:hAnsi="Arial" w:cs="Arial"/>
          <w:color w:val="303030"/>
          <w:sz w:val="23"/>
          <w:szCs w:val="23"/>
          <w:bdr w:val="none" w:sz="0" w:space="0" w:color="auto" w:frame="1"/>
          <w:vertAlign w:val="superscript"/>
        </w:rPr>
        <w:t>10</w:t>
      </w:r>
      <w:r>
        <w:rPr>
          <w:rFonts w:ascii="Arial" w:hAnsi="Arial" w:cs="Arial"/>
          <w:color w:val="303030"/>
          <w:sz w:val="23"/>
          <w:szCs w:val="23"/>
          <w:bdr w:val="none" w:sz="0" w:space="0" w:color="auto" w:frame="1"/>
        </w:rPr>
        <w:t> x 8 bits) /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52BB9E8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8.192 msec</w:t>
      </w:r>
    </w:p>
    <w:p w14:paraId="02BCDEE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2C0BEEE"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576976F8"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Fonts w:ascii="Arial" w:hAnsi="Arial" w:cs="Arial"/>
          <w:sz w:val="23"/>
          <w:szCs w:val="23"/>
        </w:rPr>
      </w:pPr>
      <w:r>
        <w:rPr>
          <w:rFonts w:ascii="Arial" w:hAnsi="Arial" w:cs="Arial"/>
          <w:color w:val="303030"/>
          <w:sz w:val="23"/>
          <w:szCs w:val="23"/>
          <w:bdr w:val="none" w:sz="0" w:space="0" w:color="auto" w:frame="1"/>
        </w:rPr>
        <w:t> </w:t>
      </w:r>
    </w:p>
    <w:p w14:paraId="0405F604"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73BBBCD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1.25 sec / 8.192 msec</w:t>
      </w:r>
    </w:p>
    <w:p w14:paraId="04483F3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152.59</w:t>
      </w:r>
    </w:p>
    <w:p w14:paraId="62AE53A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4CD4294"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Bits Required in Sequence Number Field-</w:t>
      </w:r>
    </w:p>
    <w:p w14:paraId="6180181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A28C23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Bits required in sequence number field</w:t>
      </w:r>
    </w:p>
    <w:p w14:paraId="58AE55C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(1+2a)</w:t>
      </w:r>
      <w:r>
        <w:rPr>
          <w:rFonts w:ascii="Cambria Math" w:hAnsi="Cambria Math" w:cs="Cambria Math"/>
          <w:color w:val="303030"/>
          <w:sz w:val="23"/>
          <w:szCs w:val="23"/>
          <w:bdr w:val="none" w:sz="0" w:space="0" w:color="auto" w:frame="1"/>
        </w:rPr>
        <w:t>⌉</w:t>
      </w:r>
    </w:p>
    <w:p w14:paraId="331D587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 + 2 x 152.59)</w:t>
      </w:r>
      <w:r>
        <w:rPr>
          <w:rFonts w:ascii="Cambria Math" w:hAnsi="Cambria Math" w:cs="Cambria Math"/>
          <w:color w:val="303030"/>
          <w:sz w:val="23"/>
          <w:szCs w:val="23"/>
          <w:bdr w:val="none" w:sz="0" w:space="0" w:color="auto" w:frame="1"/>
        </w:rPr>
        <w:t>⌉</w:t>
      </w:r>
    </w:p>
    <w:p w14:paraId="07D75DF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(306.176)</w:t>
      </w:r>
      <w:r>
        <w:rPr>
          <w:rFonts w:ascii="Cambria Math" w:hAnsi="Cambria Math" w:cs="Cambria Math"/>
          <w:color w:val="303030"/>
          <w:sz w:val="23"/>
          <w:szCs w:val="23"/>
          <w:bdr w:val="none" w:sz="0" w:space="0" w:color="auto" w:frame="1"/>
        </w:rPr>
        <w:t>⌉</w:t>
      </w:r>
    </w:p>
    <w:p w14:paraId="6C3BAD6E" w14:textId="77777777" w:rsidR="005F4D69" w:rsidRDefault="005F4D69" w:rsidP="005F4D69">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8.25</w:t>
      </w:r>
      <w:r>
        <w:rPr>
          <w:rFonts w:ascii="Cambria Math" w:hAnsi="Cambria Math" w:cs="Cambria Math"/>
          <w:color w:val="303030"/>
          <w:sz w:val="23"/>
          <w:szCs w:val="23"/>
          <w:bdr w:val="none" w:sz="0" w:space="0" w:color="auto" w:frame="1"/>
        </w:rPr>
        <w:t>⌉</w:t>
      </w:r>
    </w:p>
    <w:p w14:paraId="48794EB8" w14:textId="77777777" w:rsidR="005F4D69" w:rsidRDefault="005F4D69" w:rsidP="005F4D69">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9 bits</w:t>
      </w:r>
    </w:p>
    <w:p w14:paraId="70CDC92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21A9BA2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07562DE1" w14:textId="77777777" w:rsidR="005F4D69" w:rsidRDefault="005F4D69" w:rsidP="00426BE0">
      <w:pPr>
        <w:numPr>
          <w:ilvl w:val="0"/>
          <w:numId w:val="1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sequence number field = 9</w:t>
      </w:r>
    </w:p>
    <w:p w14:paraId="102AB276" w14:textId="77777777" w:rsidR="005F4D69" w:rsidRDefault="005F4D69" w:rsidP="00426BE0">
      <w:pPr>
        <w:numPr>
          <w:ilvl w:val="0"/>
          <w:numId w:val="1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With 9 bits, number of sequence numbers possible = 512.</w:t>
      </w:r>
    </w:p>
    <w:p w14:paraId="510D024D" w14:textId="77777777" w:rsidR="005F4D69" w:rsidRDefault="005F4D69" w:rsidP="00426BE0">
      <w:pPr>
        <w:numPr>
          <w:ilvl w:val="0"/>
          <w:numId w:val="1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use only (1+2a) sequence numbers and rest remains unused.</w:t>
      </w:r>
    </w:p>
    <w:p w14:paraId="7B1E2EF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FFCC89E"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Problem-04:</w:t>
      </w:r>
    </w:p>
    <w:p w14:paraId="2FA93E3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AC4EEF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Host A is sending data to host B over a full duplex link. A and B are using the sliding window protocol for flow control. The send and receive window sizes are 5 packets each. Data packets (sent only from A to B) are all 1000 bytes long and the transmission time for such a packet is 50 μs. Acknowledgement packets (sent only from B to A) are very small and require negligible transmission time. The propagation delay over the link is 200 μs. What is the maximum achievable throughput in this communication?</w:t>
      </w:r>
    </w:p>
    <w:p w14:paraId="18A1541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023F909"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7F15795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5DD5C8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48342978" w14:textId="77777777" w:rsidR="005F4D69" w:rsidRDefault="005F4D69" w:rsidP="00426BE0">
      <w:pPr>
        <w:numPr>
          <w:ilvl w:val="0"/>
          <w:numId w:val="1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Sender window size = Receiver window size = 5</w:t>
      </w:r>
    </w:p>
    <w:p w14:paraId="1427CCDE" w14:textId="77777777" w:rsidR="005F4D69" w:rsidRDefault="005F4D69" w:rsidP="00426BE0">
      <w:pPr>
        <w:numPr>
          <w:ilvl w:val="0"/>
          <w:numId w:val="1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1000 bytes</w:t>
      </w:r>
    </w:p>
    <w:p w14:paraId="55EB262E" w14:textId="77777777" w:rsidR="005F4D69" w:rsidRDefault="005F4D69" w:rsidP="00426BE0">
      <w:pPr>
        <w:numPr>
          <w:ilvl w:val="0"/>
          <w:numId w:val="1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 = 50 μs</w:t>
      </w:r>
    </w:p>
    <w:p w14:paraId="3924A221" w14:textId="77777777" w:rsidR="005F4D69" w:rsidRDefault="005F4D69" w:rsidP="00426BE0">
      <w:pPr>
        <w:numPr>
          <w:ilvl w:val="0"/>
          <w:numId w:val="1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200 μs</w:t>
      </w:r>
    </w:p>
    <w:p w14:paraId="4D6CA9A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CB52117"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Bandwidth-</w:t>
      </w:r>
    </w:p>
    <w:p w14:paraId="2BC35CC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0CA131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know,</w:t>
      </w:r>
    </w:p>
    <w:p w14:paraId="634AE49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 Packet size / Bandwidth</w:t>
      </w:r>
    </w:p>
    <w:p w14:paraId="4B307E8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E71CD4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Bandwidth</w:t>
      </w:r>
    </w:p>
    <w:p w14:paraId="0EDD7317"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6094FFB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1000 bytes / 50 μs</w:t>
      </w:r>
    </w:p>
    <w:p w14:paraId="4F22D87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(1000 x 8 bits) / (50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sec)</w:t>
      </w:r>
    </w:p>
    <w:p w14:paraId="06D6FD9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160 Mbps</w:t>
      </w:r>
    </w:p>
    <w:p w14:paraId="00CA36D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8A75C94"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77977E9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9E16B70"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27E35AD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200 μsec / 50 μsec</w:t>
      </w:r>
    </w:p>
    <w:p w14:paraId="5821AC7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4</w:t>
      </w:r>
    </w:p>
    <w:p w14:paraId="1EE17B4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B43929C"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Optimal Window Size-</w:t>
      </w:r>
    </w:p>
    <w:p w14:paraId="7A5C448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0BD274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Optimal window size</w:t>
      </w:r>
    </w:p>
    <w:p w14:paraId="33980EE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+ 2a</w:t>
      </w:r>
    </w:p>
    <w:p w14:paraId="6B7FA9E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4</w:t>
      </w:r>
    </w:p>
    <w:p w14:paraId="1BA5C66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9</w:t>
      </w:r>
    </w:p>
    <w:p w14:paraId="41BA36C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FD3B7A6"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Efficiency-</w:t>
      </w:r>
    </w:p>
    <w:p w14:paraId="183928D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3E1335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w:t>
      </w:r>
    </w:p>
    <w:p w14:paraId="517AC1D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Sender window size / Optimal window size</w:t>
      </w:r>
    </w:p>
    <w:p w14:paraId="6D6BCC1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5 / 9</w:t>
      </w:r>
    </w:p>
    <w:p w14:paraId="5B809C63"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0.5555</w:t>
      </w:r>
    </w:p>
    <w:p w14:paraId="6FFC77A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55.55%</w:t>
      </w:r>
    </w:p>
    <w:p w14:paraId="43880F6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5C39717"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Maximum Achievable Throughput-</w:t>
      </w:r>
    </w:p>
    <w:p w14:paraId="4B8841C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550ECE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Maximum achievable throughput</w:t>
      </w:r>
    </w:p>
    <w:p w14:paraId="4C9E145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Efficiency (η) x Bandwidth</w:t>
      </w:r>
    </w:p>
    <w:p w14:paraId="677E478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0.5555 x 160 Mbps</w:t>
      </w:r>
    </w:p>
    <w:p w14:paraId="728C148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88.88 Mbps</w:t>
      </w:r>
    </w:p>
    <w:p w14:paraId="02FBBE1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88.88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bps or 11.11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Bps</w:t>
      </w:r>
    </w:p>
    <w:p w14:paraId="0EB7F30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538C5F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E107D5C"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Problem-05:</w:t>
      </w:r>
    </w:p>
    <w:p w14:paraId="39A6155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38D085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Station A uses 32 byte packets to transmit messages to station B using a sliding window protocol. The round trip delay between A and B is 80 msec and the bottleneck </w:t>
      </w:r>
      <w:r>
        <w:rPr>
          <w:rFonts w:ascii="Arial" w:hAnsi="Arial" w:cs="Arial"/>
          <w:color w:val="303030"/>
          <w:sz w:val="23"/>
          <w:szCs w:val="23"/>
          <w:bdr w:val="none" w:sz="0" w:space="0" w:color="auto" w:frame="1"/>
        </w:rPr>
        <w:lastRenderedPageBreak/>
        <w:t>bandwidth on the path between A and B is 128 Kbps. What is the optimal window size that A should use?</w:t>
      </w:r>
    </w:p>
    <w:p w14:paraId="269E7D7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9409799" w14:textId="77777777" w:rsidR="005F4D69" w:rsidRDefault="005F4D69" w:rsidP="005F4D69">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2E04A01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27EBEE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536EFD0F" w14:textId="77777777" w:rsidR="005F4D69" w:rsidRDefault="005F4D69" w:rsidP="00426BE0">
      <w:pPr>
        <w:numPr>
          <w:ilvl w:val="0"/>
          <w:numId w:val="19"/>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Packet size = 32 bytes</w:t>
      </w:r>
    </w:p>
    <w:p w14:paraId="63EF116D" w14:textId="77777777" w:rsidR="005F4D69" w:rsidRDefault="005F4D69" w:rsidP="00426BE0">
      <w:pPr>
        <w:numPr>
          <w:ilvl w:val="0"/>
          <w:numId w:val="19"/>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Round Trip Time = 80 msec</w:t>
      </w:r>
    </w:p>
    <w:p w14:paraId="657C5F6F" w14:textId="77777777" w:rsidR="005F4D69" w:rsidRDefault="005F4D69" w:rsidP="00426BE0">
      <w:pPr>
        <w:numPr>
          <w:ilvl w:val="0"/>
          <w:numId w:val="19"/>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128 Kbps</w:t>
      </w:r>
    </w:p>
    <w:p w14:paraId="6F66012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7485C70"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Transmission Delay-</w:t>
      </w:r>
    </w:p>
    <w:p w14:paraId="6E0F11F9"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3315CC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27C0A6D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24CD659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32 bytes / 128 Kbps</w:t>
      </w:r>
    </w:p>
    <w:p w14:paraId="76BE2EE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(32 x 8 bits) / (128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bits per sec)</w:t>
      </w:r>
    </w:p>
    <w:p w14:paraId="791991AE"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 msec</w:t>
      </w:r>
    </w:p>
    <w:p w14:paraId="64F6AA8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5F91A04"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2067F9E6"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FEABC5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w:t>
      </w:r>
    </w:p>
    <w:p w14:paraId="7B48B3B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Round Trip Time / 2</w:t>
      </w:r>
    </w:p>
    <w:p w14:paraId="2F2275D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80 msec / 2</w:t>
      </w:r>
    </w:p>
    <w:p w14:paraId="580F087A"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40 msec</w:t>
      </w:r>
    </w:p>
    <w:p w14:paraId="53C50E94"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9CD30F0"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5FDB339D"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757F25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03F9BBF2"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40 msec / 2 msec</w:t>
      </w:r>
    </w:p>
    <w:p w14:paraId="1EABE498"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20</w:t>
      </w:r>
    </w:p>
    <w:p w14:paraId="436D5F1B"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5E65803" w14:textId="77777777" w:rsidR="005F4D69" w:rsidRDefault="005F4D69" w:rsidP="005F4D69">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Optimal Window Size-</w:t>
      </w:r>
    </w:p>
    <w:p w14:paraId="00CB56B1"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3C9717C"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Optimal window size</w:t>
      </w:r>
    </w:p>
    <w:p w14:paraId="321369D5"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+ 2a</w:t>
      </w:r>
    </w:p>
    <w:p w14:paraId="2DCFCFCF" w14:textId="77777777"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20</w:t>
      </w:r>
    </w:p>
    <w:p w14:paraId="1863F59B" w14:textId="6741CDD4"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41</w:t>
      </w:r>
    </w:p>
    <w:p w14:paraId="4DD1FC62" w14:textId="3FBD9C4A" w:rsidR="005F4D69" w:rsidRDefault="005F4D69"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p>
    <w:p w14:paraId="3B7B8568" w14:textId="77777777" w:rsidR="00A14D9A" w:rsidRDefault="00A14D9A" w:rsidP="00A14D9A">
      <w:pPr>
        <w:pStyle w:val="Heading2"/>
        <w:shd w:val="clear" w:color="auto" w:fill="FFFFFF"/>
        <w:spacing w:before="0"/>
        <w:textAlignment w:val="baseline"/>
        <w:rPr>
          <w:rFonts w:ascii="Roboto Condensed" w:hAnsi="Roboto Condensed"/>
          <w:color w:val="303030"/>
        </w:rPr>
      </w:pPr>
      <w:r>
        <w:rPr>
          <w:rFonts w:ascii="Roboto Condensed" w:hAnsi="Roboto Condensed"/>
          <w:color w:val="303030"/>
          <w:u w:val="single"/>
        </w:rPr>
        <w:br/>
      </w:r>
      <w:r>
        <w:rPr>
          <w:rStyle w:val="Strong"/>
          <w:rFonts w:ascii="Roboto Condensed" w:hAnsi="Roboto Condensed"/>
          <w:b w:val="0"/>
          <w:bCs w:val="0"/>
          <w:color w:val="303030"/>
          <w:u w:val="single"/>
        </w:rPr>
        <w:t>Problem-01:</w:t>
      </w:r>
    </w:p>
    <w:p w14:paraId="0CB9BE4D"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4CC64971"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 20 Kbps satellite link has a propagation delay of 400 ms. The transmitter employs the “go back n ARQ” scheme with n set to 10.</w:t>
      </w:r>
    </w:p>
    <w:p w14:paraId="6DFC5A1A"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Assuming that each frame is 100 bytes long, what is the maximum data rate possible?</w:t>
      </w:r>
    </w:p>
    <w:p w14:paraId="0519806C" w14:textId="77777777" w:rsidR="00A14D9A" w:rsidRDefault="00A14D9A" w:rsidP="00426BE0">
      <w:pPr>
        <w:numPr>
          <w:ilvl w:val="0"/>
          <w:numId w:val="29"/>
        </w:numPr>
        <w:shd w:val="clear" w:color="auto" w:fill="FFFFFF"/>
        <w:spacing w:before="60" w:after="60" w:line="240" w:lineRule="auto"/>
        <w:textAlignment w:val="baseline"/>
        <w:rPr>
          <w:rFonts w:ascii="Arial" w:hAnsi="Arial" w:cs="Arial"/>
          <w:color w:val="303030"/>
          <w:sz w:val="23"/>
          <w:szCs w:val="23"/>
        </w:rPr>
      </w:pPr>
      <w:r>
        <w:rPr>
          <w:rFonts w:ascii="Arial" w:hAnsi="Arial" w:cs="Arial"/>
          <w:color w:val="303030"/>
          <w:sz w:val="23"/>
          <w:szCs w:val="23"/>
        </w:rPr>
        <w:t>5 Kbps</w:t>
      </w:r>
    </w:p>
    <w:p w14:paraId="3E607525" w14:textId="77777777" w:rsidR="00A14D9A" w:rsidRDefault="00A14D9A" w:rsidP="00426BE0">
      <w:pPr>
        <w:numPr>
          <w:ilvl w:val="0"/>
          <w:numId w:val="29"/>
        </w:numPr>
        <w:shd w:val="clear" w:color="auto" w:fill="FFFFFF"/>
        <w:spacing w:before="60" w:after="60" w:line="240" w:lineRule="auto"/>
        <w:ind w:left="720" w:hanging="360"/>
        <w:textAlignment w:val="baseline"/>
        <w:rPr>
          <w:rFonts w:ascii="Arial" w:hAnsi="Arial" w:cs="Arial"/>
          <w:color w:val="303030"/>
          <w:sz w:val="23"/>
          <w:szCs w:val="23"/>
        </w:rPr>
      </w:pPr>
      <w:r>
        <w:rPr>
          <w:rFonts w:ascii="Arial" w:hAnsi="Arial" w:cs="Arial"/>
          <w:color w:val="303030"/>
          <w:sz w:val="23"/>
          <w:szCs w:val="23"/>
        </w:rPr>
        <w:t>10 Kbps</w:t>
      </w:r>
    </w:p>
    <w:p w14:paraId="157AD1FA" w14:textId="77777777" w:rsidR="00A14D9A" w:rsidRDefault="00A14D9A" w:rsidP="00426BE0">
      <w:pPr>
        <w:numPr>
          <w:ilvl w:val="0"/>
          <w:numId w:val="29"/>
        </w:numPr>
        <w:shd w:val="clear" w:color="auto" w:fill="FFFFFF"/>
        <w:spacing w:before="60" w:after="60" w:line="240" w:lineRule="auto"/>
        <w:ind w:left="720" w:hanging="360"/>
        <w:textAlignment w:val="baseline"/>
        <w:rPr>
          <w:rFonts w:ascii="Arial" w:hAnsi="Arial" w:cs="Arial"/>
          <w:color w:val="303030"/>
          <w:sz w:val="23"/>
          <w:szCs w:val="23"/>
        </w:rPr>
      </w:pPr>
      <w:r>
        <w:rPr>
          <w:rFonts w:ascii="Arial" w:hAnsi="Arial" w:cs="Arial"/>
          <w:color w:val="303030"/>
          <w:sz w:val="23"/>
          <w:szCs w:val="23"/>
        </w:rPr>
        <w:t>15 Kbps</w:t>
      </w:r>
    </w:p>
    <w:p w14:paraId="23D62CE1" w14:textId="77777777" w:rsidR="00A14D9A" w:rsidRDefault="00A14D9A" w:rsidP="00426BE0">
      <w:pPr>
        <w:numPr>
          <w:ilvl w:val="0"/>
          <w:numId w:val="29"/>
        </w:numPr>
        <w:shd w:val="clear" w:color="auto" w:fill="FFFFFF"/>
        <w:spacing w:before="60" w:after="60" w:line="240" w:lineRule="auto"/>
        <w:ind w:left="720" w:hanging="360"/>
        <w:textAlignment w:val="baseline"/>
        <w:rPr>
          <w:rFonts w:ascii="Arial" w:hAnsi="Arial" w:cs="Arial"/>
          <w:color w:val="303030"/>
          <w:sz w:val="23"/>
          <w:szCs w:val="23"/>
        </w:rPr>
      </w:pPr>
      <w:r>
        <w:rPr>
          <w:rFonts w:ascii="Arial" w:hAnsi="Arial" w:cs="Arial"/>
          <w:color w:val="303030"/>
          <w:sz w:val="23"/>
          <w:szCs w:val="23"/>
        </w:rPr>
        <w:t>20 Kbps</w:t>
      </w:r>
    </w:p>
    <w:p w14:paraId="6A846B08"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750B140E" w14:textId="77777777" w:rsidR="00A14D9A" w:rsidRDefault="00A14D9A" w:rsidP="00A14D9A">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450D4A7B"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9EF3204"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14:paraId="585E9B6B" w14:textId="77777777" w:rsidR="00A14D9A" w:rsidRDefault="00A14D9A" w:rsidP="00426BE0">
      <w:pPr>
        <w:numPr>
          <w:ilvl w:val="0"/>
          <w:numId w:val="3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Bandwidth = 20 Kbps</w:t>
      </w:r>
    </w:p>
    <w:p w14:paraId="407D3B27" w14:textId="77777777" w:rsidR="00A14D9A" w:rsidRDefault="00A14D9A" w:rsidP="00426BE0">
      <w:pPr>
        <w:numPr>
          <w:ilvl w:val="0"/>
          <w:numId w:val="3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Propagation delay (T</w:t>
      </w:r>
      <w:r>
        <w:rPr>
          <w:rFonts w:ascii="Arial" w:hAnsi="Arial" w:cs="Arial"/>
          <w:color w:val="303030"/>
          <w:sz w:val="23"/>
          <w:szCs w:val="23"/>
          <w:vertAlign w:val="subscript"/>
        </w:rPr>
        <w:t>p</w:t>
      </w:r>
      <w:r>
        <w:rPr>
          <w:rFonts w:ascii="Arial" w:hAnsi="Arial" w:cs="Arial"/>
          <w:color w:val="303030"/>
          <w:sz w:val="23"/>
          <w:szCs w:val="23"/>
        </w:rPr>
        <w:t>) = 400 ms</w:t>
      </w:r>
    </w:p>
    <w:p w14:paraId="1F53147F" w14:textId="77777777" w:rsidR="00A14D9A" w:rsidRDefault="00A14D9A" w:rsidP="00426BE0">
      <w:pPr>
        <w:numPr>
          <w:ilvl w:val="0"/>
          <w:numId w:val="3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Frame size = 100 bytes</w:t>
      </w:r>
    </w:p>
    <w:p w14:paraId="514610FF" w14:textId="77777777" w:rsidR="00A14D9A" w:rsidRDefault="00A14D9A" w:rsidP="00426BE0">
      <w:pPr>
        <w:numPr>
          <w:ilvl w:val="0"/>
          <w:numId w:val="3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Go back N is used where N = 10</w:t>
      </w:r>
    </w:p>
    <w:p w14:paraId="0806DDB5" w14:textId="77777777" w:rsidR="00A14D9A" w:rsidRDefault="00A14D9A" w:rsidP="00A14D9A">
      <w:pPr>
        <w:pStyle w:val="NormalWeb"/>
        <w:shd w:val="clear" w:color="auto" w:fill="FFFFFF"/>
        <w:spacing w:before="60" w:beforeAutospacing="0" w:after="180" w:afterAutospacing="0" w:line="0" w:lineRule="atLeast"/>
        <w:textAlignment w:val="baseline"/>
        <w:rPr>
          <w:rStyle w:val="ezoic-ad"/>
          <w:bdr w:val="none" w:sz="0" w:space="0" w:color="auto" w:frame="1"/>
        </w:rPr>
      </w:pPr>
      <w:r>
        <w:rPr>
          <w:rFonts w:ascii="Arial" w:hAnsi="Arial" w:cs="Arial"/>
          <w:color w:val="303030"/>
          <w:sz w:val="23"/>
          <w:szCs w:val="23"/>
        </w:rPr>
        <w:t> </w:t>
      </w:r>
    </w:p>
    <w:p w14:paraId="0A741EC8" w14:textId="77777777" w:rsidR="00A14D9A" w:rsidRDefault="00A14D9A" w:rsidP="00A14D9A">
      <w:pPr>
        <w:pStyle w:val="Heading3"/>
        <w:shd w:val="clear" w:color="auto" w:fill="FFFFFF"/>
        <w:spacing w:before="0" w:beforeAutospacing="0" w:after="0" w:afterAutospacing="0"/>
        <w:textAlignment w:val="baseline"/>
        <w:rPr>
          <w:rFonts w:ascii="Roboto Condensed" w:hAnsi="Roboto Condensed"/>
        </w:rPr>
      </w:pPr>
      <w:r>
        <w:rPr>
          <w:rStyle w:val="Strong"/>
          <w:rFonts w:ascii="Roboto Condensed" w:hAnsi="Roboto Condensed"/>
          <w:b/>
          <w:bCs/>
          <w:color w:val="303030"/>
          <w:u w:val="single"/>
          <w:bdr w:val="none" w:sz="0" w:space="0" w:color="auto" w:frame="1"/>
        </w:rPr>
        <w:t>Calculating Transmission Delay-</w:t>
      </w:r>
    </w:p>
    <w:p w14:paraId="23CD90B6"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035567C"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394387A6"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Frame size / Bandwidth</w:t>
      </w:r>
    </w:p>
    <w:p w14:paraId="6EB7B269" w14:textId="77777777" w:rsidR="00A14D9A" w:rsidRDefault="00A14D9A" w:rsidP="00A14D9A">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t>= 100 bytes / 20 Kbps</w:t>
      </w:r>
    </w:p>
    <w:p w14:paraId="18444E73" w14:textId="77777777" w:rsidR="00A14D9A" w:rsidRDefault="00A14D9A" w:rsidP="00A14D9A">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(100 x 8 bits) / (20 x 10</w:t>
      </w:r>
      <w:r>
        <w:rPr>
          <w:rFonts w:ascii="Arial" w:hAnsi="Arial" w:cs="Arial"/>
          <w:color w:val="303030"/>
          <w:sz w:val="23"/>
          <w:szCs w:val="23"/>
          <w:bdr w:val="none" w:sz="0" w:space="0" w:color="auto" w:frame="1"/>
          <w:vertAlign w:val="superscript"/>
        </w:rPr>
        <w:t>3 </w:t>
      </w:r>
      <w:r>
        <w:rPr>
          <w:rFonts w:ascii="Arial" w:hAnsi="Arial" w:cs="Arial"/>
          <w:color w:val="303030"/>
          <w:sz w:val="23"/>
          <w:szCs w:val="23"/>
          <w:bdr w:val="none" w:sz="0" w:space="0" w:color="auto" w:frame="1"/>
        </w:rPr>
        <w:t>bits per sec)</w:t>
      </w:r>
    </w:p>
    <w:p w14:paraId="0F823F43"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0.04 sec</w:t>
      </w:r>
    </w:p>
    <w:p w14:paraId="12C1AAA2"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40 msec</w:t>
      </w:r>
    </w:p>
    <w:p w14:paraId="2ABBD2A8"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28D4DA7" w14:textId="77777777" w:rsidR="00A14D9A" w:rsidRDefault="00A14D9A" w:rsidP="00A14D9A">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01E8B240"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70AE5AB"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5819A63C"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400 msec / 40 msec</w:t>
      </w:r>
    </w:p>
    <w:p w14:paraId="6B0B2B2E"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10</w:t>
      </w:r>
    </w:p>
    <w:p w14:paraId="26846652"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0560CC4" w14:textId="77777777" w:rsidR="00A14D9A" w:rsidRDefault="00A14D9A" w:rsidP="00A14D9A">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Efficiency-</w:t>
      </w:r>
    </w:p>
    <w:p w14:paraId="40347ECA"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8F0DF14"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w:t>
      </w:r>
    </w:p>
    <w:p w14:paraId="0BAAD7FD"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N / (1+2a)</w:t>
      </w:r>
    </w:p>
    <w:p w14:paraId="342CB098"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 / (1 + 2 x 10)</w:t>
      </w:r>
    </w:p>
    <w:p w14:paraId="317F8D16"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 / 21</w:t>
      </w:r>
    </w:p>
    <w:p w14:paraId="055464FB"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0.476</w:t>
      </w:r>
    </w:p>
    <w:p w14:paraId="11B29873"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47.6 %</w:t>
      </w:r>
    </w:p>
    <w:p w14:paraId="0B8F2E26"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EEA2E64" w14:textId="77777777" w:rsidR="00A14D9A" w:rsidRDefault="00A14D9A" w:rsidP="00A14D9A">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Maximum Data Rate Possible-</w:t>
      </w:r>
    </w:p>
    <w:p w14:paraId="490269DA"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CA39A85"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Maximum data rate possible or Throughput</w:t>
      </w:r>
    </w:p>
    <w:p w14:paraId="2B6BE7B7"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Efficiency x Bandwidth</w:t>
      </w:r>
    </w:p>
    <w:p w14:paraId="65A513A5"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0.476 x 20 Kbps</w:t>
      </w:r>
    </w:p>
    <w:p w14:paraId="08EF9BAD"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9.52 Kbps</w:t>
      </w:r>
    </w:p>
    <w:p w14:paraId="6B34038D" w14:textId="77777777" w:rsidR="00A14D9A" w:rsidRDefault="00A14D9A" w:rsidP="00A14D9A">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 xml:space="preserve"> 10 Kbps</w:t>
      </w:r>
    </w:p>
    <w:p w14:paraId="682193CE" w14:textId="77777777" w:rsidR="00A14D9A" w:rsidRDefault="00A14D9A"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p>
    <w:p w14:paraId="0DE3AF4F" w14:textId="72C930BA" w:rsidR="000B15D6" w:rsidRDefault="000B15D6"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p>
    <w:p w14:paraId="13411F94" w14:textId="0576F5BA" w:rsidR="000B15D6" w:rsidRDefault="00A14D9A" w:rsidP="000B15D6">
      <w:pPr>
        <w:pStyle w:val="Heading2"/>
        <w:shd w:val="clear" w:color="auto" w:fill="FFFFFF"/>
        <w:spacing w:before="0"/>
        <w:textAlignment w:val="baseline"/>
        <w:rPr>
          <w:rFonts w:ascii="Roboto Condensed" w:hAnsi="Roboto Condensed"/>
          <w:color w:val="303030"/>
        </w:rPr>
      </w:pPr>
      <w:r>
        <w:rPr>
          <w:rStyle w:val="Strong"/>
          <w:rFonts w:ascii="Roboto Condensed" w:hAnsi="Roboto Condensed"/>
          <w:b w:val="0"/>
          <w:bCs w:val="0"/>
          <w:color w:val="303030"/>
          <w:u w:val="single"/>
        </w:rPr>
        <w:t>Pro</w:t>
      </w:r>
      <w:r w:rsidR="000B15D6">
        <w:rPr>
          <w:rStyle w:val="Strong"/>
          <w:rFonts w:ascii="Roboto Condensed" w:hAnsi="Roboto Condensed"/>
          <w:b w:val="0"/>
          <w:bCs w:val="0"/>
          <w:color w:val="303030"/>
          <w:u w:val="single"/>
        </w:rPr>
        <w:t>blem-03:</w:t>
      </w:r>
    </w:p>
    <w:p w14:paraId="44651D0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76183C9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Station A needs to send a message consisting of 9 packets to station B  using a sliding window (window size 3) and go back n error control strategy. All packets are ready and immediately available for transmission.</w:t>
      </w:r>
    </w:p>
    <w:p w14:paraId="1ADA120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If every 5th packet that A transmits gets lost (but no ACKs from B ever get lost), then what is the number of packets that A will transmit for sending the message to B?</w:t>
      </w:r>
    </w:p>
    <w:p w14:paraId="1A2B473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0958F5BC"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34D7E97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5A244E9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14:paraId="3DE831A7" w14:textId="77777777" w:rsidR="000B15D6" w:rsidRDefault="000B15D6" w:rsidP="00426BE0">
      <w:pPr>
        <w:numPr>
          <w:ilvl w:val="0"/>
          <w:numId w:val="2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lastRenderedPageBreak/>
        <w:t>Total number of packets to be sent = 9</w:t>
      </w:r>
    </w:p>
    <w:p w14:paraId="0FC5A6FE" w14:textId="77777777" w:rsidR="000B15D6" w:rsidRDefault="000B15D6" w:rsidP="00426BE0">
      <w:pPr>
        <w:numPr>
          <w:ilvl w:val="0"/>
          <w:numId w:val="2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Go back N is used where N = 3</w:t>
      </w:r>
    </w:p>
    <w:p w14:paraId="2CA41127" w14:textId="77777777" w:rsidR="000B15D6" w:rsidRDefault="000B15D6" w:rsidP="00426BE0">
      <w:pPr>
        <w:numPr>
          <w:ilvl w:val="0"/>
          <w:numId w:val="20"/>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Every 5th packet gets lost</w:t>
      </w:r>
    </w:p>
    <w:p w14:paraId="2D32C57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0FCDED80"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rPr>
      </w:pPr>
      <w:r>
        <w:rPr>
          <w:rStyle w:val="Strong"/>
          <w:rFonts w:ascii="Roboto Condensed" w:hAnsi="Roboto Condensed"/>
          <w:b/>
          <w:bCs/>
          <w:color w:val="303030"/>
          <w:u w:val="single"/>
        </w:rPr>
        <w:t>Step-01:</w:t>
      </w:r>
    </w:p>
    <w:p w14:paraId="6A1D12B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7864517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Since sender window size is 3, so sender sends 3 packets (1, 2, 3)-</w:t>
      </w:r>
    </w:p>
    <w:p w14:paraId="3B974C8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365EC2E9" w14:textId="1BF96671"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rPr>
      </w:pPr>
      <w:r>
        <w:pict w14:anchorId="12568357">
          <v:rect id="Rectangle 19" o:spid="_x0000_s1037"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C683A83"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rPr>
      </w:pPr>
      <w:r>
        <w:rPr>
          <w:rFonts w:ascii="Arial" w:hAnsi="Arial" w:cs="Arial"/>
          <w:color w:val="303030"/>
          <w:sz w:val="23"/>
          <w:szCs w:val="23"/>
        </w:rPr>
        <w:t>Total packets sent till now from sender side = 3</w:t>
      </w:r>
    </w:p>
    <w:p w14:paraId="7599939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1FBF3C1B"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rPr>
      </w:pPr>
      <w:r>
        <w:rPr>
          <w:rStyle w:val="Strong"/>
          <w:rFonts w:ascii="Roboto Condensed" w:hAnsi="Roboto Condensed"/>
          <w:b/>
          <w:bCs/>
          <w:color w:val="303030"/>
          <w:u w:val="single"/>
        </w:rPr>
        <w:t>Step-02:</w:t>
      </w:r>
    </w:p>
    <w:p w14:paraId="0671993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4F0FE92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After receiving the acknowledgement for packet-1, sender slides its window and sends packet-4.</w:t>
      </w:r>
    </w:p>
    <w:p w14:paraId="306FBDD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49D341BD" w14:textId="225755CB"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rPr>
      </w:pPr>
      <w:r>
        <w:pict w14:anchorId="419593E3">
          <v:rect id="Rectangle 18" o:spid="_x0000_s1036"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88DDEEE" w14:textId="77777777" w:rsidR="000B15D6" w:rsidRDefault="000B15D6" w:rsidP="000B15D6">
      <w:pPr>
        <w:pStyle w:val="NormalWeb"/>
        <w:shd w:val="clear" w:color="auto" w:fill="FFFFFF"/>
        <w:spacing w:before="60" w:beforeAutospacing="0" w:after="180" w:afterAutospacing="0" w:line="0" w:lineRule="atLeast"/>
        <w:jc w:val="center"/>
        <w:textAlignment w:val="baseline"/>
        <w:rPr>
          <w:rStyle w:val="ezoic-ad"/>
          <w:bdr w:val="none" w:sz="0" w:space="0" w:color="auto" w:frame="1"/>
        </w:rPr>
      </w:pPr>
      <w:r>
        <w:rPr>
          <w:rFonts w:ascii="Arial" w:hAnsi="Arial" w:cs="Arial"/>
          <w:color w:val="303030"/>
          <w:sz w:val="23"/>
          <w:szCs w:val="23"/>
        </w:rPr>
        <w:t>Total packets sent till now from sender side = 4</w:t>
      </w:r>
    </w:p>
    <w:p w14:paraId="05AE2030" w14:textId="77777777" w:rsidR="000B15D6" w:rsidRDefault="000B15D6" w:rsidP="000B15D6">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w:t>
      </w:r>
    </w:p>
    <w:p w14:paraId="04158F1C"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Step-03:</w:t>
      </w:r>
    </w:p>
    <w:p w14:paraId="4A1FC51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FD8EBB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packet-2, sender slides its window and sends packet-5.</w:t>
      </w:r>
    </w:p>
    <w:p w14:paraId="7FD83FB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61261EC" w14:textId="4DD8CEDB"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36D96A89">
          <v:rect id="Rectangle 17" o:spid="_x0000_s1035" style="width:91.6pt;height:33.7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A4364FD"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5</w:t>
      </w:r>
    </w:p>
    <w:p w14:paraId="768617F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1529209"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Step-04:</w:t>
      </w:r>
    </w:p>
    <w:p w14:paraId="27B9305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68182D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packet-3, sender slides its window and sends packet-6.</w:t>
      </w:r>
    </w:p>
    <w:p w14:paraId="3184E272" w14:textId="77777777" w:rsidR="000B15D6" w:rsidRDefault="000B15D6" w:rsidP="000B15D6">
      <w:pPr>
        <w:pStyle w:val="NormalWeb"/>
        <w:shd w:val="clear" w:color="auto" w:fill="FFFFFF"/>
        <w:spacing w:before="60" w:beforeAutospacing="0" w:after="180" w:afterAutospacing="0" w:line="0" w:lineRule="atLeast"/>
        <w:textAlignment w:val="baseline"/>
        <w:rPr>
          <w:rStyle w:val="ezoic-ad"/>
        </w:rPr>
      </w:pPr>
      <w:r>
        <w:rPr>
          <w:rFonts w:ascii="Arial" w:hAnsi="Arial" w:cs="Arial"/>
          <w:color w:val="303030"/>
          <w:sz w:val="23"/>
          <w:szCs w:val="23"/>
          <w:bdr w:val="none" w:sz="0" w:space="0" w:color="auto" w:frame="1"/>
        </w:rPr>
        <w:lastRenderedPageBreak/>
        <w:t> </w:t>
      </w:r>
    </w:p>
    <w:p w14:paraId="51F00AAD" w14:textId="24D789A5" w:rsidR="000B15D6" w:rsidRDefault="00053879" w:rsidP="000B15D6">
      <w:pPr>
        <w:pStyle w:val="NormalWeb"/>
        <w:shd w:val="clear" w:color="auto" w:fill="FFFFFF"/>
        <w:spacing w:before="60" w:beforeAutospacing="0" w:after="180" w:afterAutospacing="0"/>
        <w:textAlignment w:val="baseline"/>
      </w:pPr>
      <w:r>
        <w:pict w14:anchorId="418EF847">
          <v:rect id="Rectangle 16" o:spid="_x0000_s1034"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00D671D5"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6</w:t>
      </w:r>
    </w:p>
    <w:p w14:paraId="3DD9A9D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25525B9"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Step-05:</w:t>
      </w:r>
    </w:p>
    <w:p w14:paraId="77950B3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BDD059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packet-4, sender slides its window and sends packet-7.</w:t>
      </w:r>
    </w:p>
    <w:p w14:paraId="592D4BF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9C7830B" w14:textId="5BA5B926"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5C3E4339">
          <v:rect id="Rectangle 15" o:spid="_x0000_s1033" style="width:91.6pt;height:32.3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35FB07B3"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7</w:t>
      </w:r>
    </w:p>
    <w:p w14:paraId="7A633B8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BEFEAFC"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Step-06:</w:t>
      </w:r>
    </w:p>
    <w:p w14:paraId="4E1694E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35AFCBE" w14:textId="77777777" w:rsidR="000B15D6" w:rsidRDefault="000B15D6" w:rsidP="00426BE0">
      <w:pPr>
        <w:numPr>
          <w:ilvl w:val="0"/>
          <w:numId w:val="2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According to question, every 5th packet gets lost.</w:t>
      </w:r>
    </w:p>
    <w:p w14:paraId="649EDFE9" w14:textId="77777777" w:rsidR="000B15D6" w:rsidRDefault="000B15D6" w:rsidP="00426BE0">
      <w:pPr>
        <w:numPr>
          <w:ilvl w:val="0"/>
          <w:numId w:val="2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packet-5 gets lost and when time out occurs, sender retransmits packet-5.</w:t>
      </w:r>
    </w:p>
    <w:p w14:paraId="3E00D426" w14:textId="77777777" w:rsidR="000B15D6" w:rsidRDefault="000B15D6" w:rsidP="00426BE0">
      <w:pPr>
        <w:numPr>
          <w:ilvl w:val="0"/>
          <w:numId w:val="2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In Go back N, all the following packets are also discarded by the receiver.</w:t>
      </w:r>
    </w:p>
    <w:p w14:paraId="40D77BDD" w14:textId="77777777" w:rsidR="000B15D6" w:rsidRDefault="000B15D6" w:rsidP="00426BE0">
      <w:pPr>
        <w:numPr>
          <w:ilvl w:val="0"/>
          <w:numId w:val="2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packet-6 and packet-7 are discarded by the receiver and they are also retransmitted.</w:t>
      </w:r>
    </w:p>
    <w:p w14:paraId="25B7A0C2" w14:textId="77777777" w:rsidR="000B15D6" w:rsidRDefault="000B15D6" w:rsidP="00426BE0">
      <w:pPr>
        <w:numPr>
          <w:ilvl w:val="0"/>
          <w:numId w:val="21"/>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the entire window is retransmitted.</w:t>
      </w:r>
    </w:p>
    <w:p w14:paraId="109EF34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CE83C4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we have-</w:t>
      </w:r>
    </w:p>
    <w:p w14:paraId="345DDDFE" w14:textId="7610625E"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18FE7D0F">
          <v:rect id="Rectangle 14" o:spid="_x0000_s1032" style="width:91.6pt;height:32.3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01A1D76"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10</w:t>
      </w:r>
    </w:p>
    <w:p w14:paraId="54E8F69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8488D3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Now, the next 5th packet that will be lost will be packet-7. (6, 7, 5, 6, 7)</w:t>
      </w:r>
    </w:p>
    <w:p w14:paraId="625F589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ED592BB"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Step-07:</w:t>
      </w:r>
    </w:p>
    <w:p w14:paraId="626B0AE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F8DA98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packet-5, sender slides its window and sends packet-8.</w:t>
      </w:r>
    </w:p>
    <w:p w14:paraId="38ACFAE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F215FFB" w14:textId="23990624"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489BFF2C">
          <v:rect id="Rectangle 13" o:spid="_x0000_s1031"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E6BFCA6"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11</w:t>
      </w:r>
    </w:p>
    <w:p w14:paraId="2FC8255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C4CC3C2"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Step-08:</w:t>
      </w:r>
    </w:p>
    <w:p w14:paraId="17FEC4D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3D1498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packet-6, sender slides its window and sends packet-9.</w:t>
      </w:r>
    </w:p>
    <w:p w14:paraId="2EFDFA4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077983C" w14:textId="334C85A8"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354BAD85">
          <v:rect id="Rectangle 12" o:spid="_x0000_s1030"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7182E34"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12</w:t>
      </w:r>
    </w:p>
    <w:p w14:paraId="25B17D2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519EE3F"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Step-09:</w:t>
      </w:r>
    </w:p>
    <w:p w14:paraId="6ED5B48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77AE653" w14:textId="77777777" w:rsidR="000B15D6" w:rsidRDefault="000B15D6" w:rsidP="00426BE0">
      <w:pPr>
        <w:numPr>
          <w:ilvl w:val="0"/>
          <w:numId w:val="2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According to question, every 5th packet gets lost.</w:t>
      </w:r>
    </w:p>
    <w:p w14:paraId="60E2C4CF" w14:textId="77777777" w:rsidR="000B15D6" w:rsidRDefault="000B15D6" w:rsidP="00426BE0">
      <w:pPr>
        <w:numPr>
          <w:ilvl w:val="0"/>
          <w:numId w:val="2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packet-7 gets lost and when time out occurs, sender retransmits packet-7 and the following packets.</w:t>
      </w:r>
    </w:p>
    <w:p w14:paraId="76A51E0D" w14:textId="77777777" w:rsidR="000B15D6" w:rsidRDefault="000B15D6" w:rsidP="00426BE0">
      <w:pPr>
        <w:numPr>
          <w:ilvl w:val="0"/>
          <w:numId w:val="22"/>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the entire window is retransmitted.</w:t>
      </w:r>
    </w:p>
    <w:p w14:paraId="377EC54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563AFB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we have-</w:t>
      </w:r>
    </w:p>
    <w:p w14:paraId="2C595879" w14:textId="2DCFD9D4"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5E5995AC">
          <v:rect id="Rectangle 11" o:spid="_x0000_s1029"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AA3F4FE"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15</w:t>
      </w:r>
    </w:p>
    <w:p w14:paraId="7EFAA8B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127327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Now, the next 5th packet that will be lost will be packet-9. (8, 9, 7, 8, 9)</w:t>
      </w:r>
    </w:p>
    <w:p w14:paraId="07C721A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D6295DF"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Step-10:</w:t>
      </w:r>
    </w:p>
    <w:p w14:paraId="4A1C918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508029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packet-7, sender slides its window.</w:t>
      </w:r>
    </w:p>
    <w:p w14:paraId="5F595D0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25302DB" w14:textId="50B7A1CA"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1ABFF21A">
          <v:rect id="Rectangle 10" o:spid="_x0000_s1028" style="width:91.6pt;height:33.2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5A14434"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15</w:t>
      </w:r>
    </w:p>
    <w:p w14:paraId="56C2650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7AAA5165"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Step-11:</w:t>
      </w:r>
    </w:p>
    <w:p w14:paraId="7301951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EC06CF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After receiving the acknowledgement for packet-8, sender slides its window.</w:t>
      </w:r>
    </w:p>
    <w:p w14:paraId="5720233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6F370F0" w14:textId="3A18FCAC"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05C0375F">
          <v:rect id="Rectangle 9" o:spid="_x0000_s1027" style="width:91.6pt;height:32.3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4406202"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15</w:t>
      </w:r>
    </w:p>
    <w:p w14:paraId="74FCB0C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D15C7A3"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Step-12:</w:t>
      </w:r>
    </w:p>
    <w:p w14:paraId="679884D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12E0B84" w14:textId="77777777" w:rsidR="000B15D6" w:rsidRDefault="000B15D6" w:rsidP="00426BE0">
      <w:pPr>
        <w:numPr>
          <w:ilvl w:val="0"/>
          <w:numId w:val="2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According to question, every 5th packet gets lost.</w:t>
      </w:r>
    </w:p>
    <w:p w14:paraId="3E7CC31C" w14:textId="77777777" w:rsidR="000B15D6" w:rsidRDefault="000B15D6" w:rsidP="00426BE0">
      <w:pPr>
        <w:numPr>
          <w:ilvl w:val="0"/>
          <w:numId w:val="2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packet-9 gets lost and when time out occurs, sender retransmits packet-9.</w:t>
      </w:r>
    </w:p>
    <w:p w14:paraId="5355E23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0D31D3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we have-</w:t>
      </w:r>
    </w:p>
    <w:p w14:paraId="5E13746E" w14:textId="366E50F7" w:rsidR="000B15D6" w:rsidRDefault="00053879"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pict w14:anchorId="73EBC194">
          <v:rect id="Rectangle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B66906E" w14:textId="77777777" w:rsidR="000B15D6" w:rsidRDefault="000B15D6" w:rsidP="000B15D6">
      <w:pPr>
        <w:pStyle w:val="NormalWeb"/>
        <w:shd w:val="clear" w:color="auto" w:fill="FFFFFF"/>
        <w:spacing w:before="60" w:beforeAutospacing="0" w:after="180" w:afterAutospacing="0"/>
        <w:jc w:val="center"/>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packets sent till now from sender side = 16</w:t>
      </w:r>
    </w:p>
    <w:p w14:paraId="18BF981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93A72D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Finally, all the 9 packets got transmitted which took total 16 number of transmissions.</w:t>
      </w:r>
    </w:p>
    <w:p w14:paraId="73DD4B7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BA6318A"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Problem-04:</w:t>
      </w:r>
    </w:p>
    <w:p w14:paraId="01C72BE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0EC6D0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In Go back 4, if every 6th packet that is being transmitted is lost and if total number of packets to be sent is 10, then how many transmissions will be required?</w:t>
      </w:r>
    </w:p>
    <w:p w14:paraId="191E6D4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F53D45A"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0E064F1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3143F3B" w14:textId="77777777" w:rsidR="000B15D6" w:rsidRDefault="000B15D6" w:rsidP="00426BE0">
      <w:pPr>
        <w:numPr>
          <w:ilvl w:val="0"/>
          <w:numId w:val="2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Try yourself!</w:t>
      </w:r>
    </w:p>
    <w:p w14:paraId="5ACA7E2B" w14:textId="77777777" w:rsidR="000B15D6" w:rsidRDefault="000B15D6" w:rsidP="00426BE0">
      <w:pPr>
        <w:numPr>
          <w:ilvl w:val="0"/>
          <w:numId w:val="2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have to solve in exactly the same way as we have solved Problem-03.</w:t>
      </w:r>
    </w:p>
    <w:p w14:paraId="25571941" w14:textId="77777777" w:rsidR="000B15D6" w:rsidRDefault="000B15D6" w:rsidP="00426BE0">
      <w:pPr>
        <w:numPr>
          <w:ilvl w:val="0"/>
          <w:numId w:val="24"/>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Total number of transmissions required will be 17.</w:t>
      </w:r>
    </w:p>
    <w:p w14:paraId="1970A01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0BA6528"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Problem-05:</w:t>
      </w:r>
    </w:p>
    <w:p w14:paraId="59C757F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F87886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A 1 Mbps satellite link connects two ground stations. The altitude of the satellite is 36504 km and speed of the signal is 3 x 10</w:t>
      </w:r>
      <w:r>
        <w:rPr>
          <w:rFonts w:ascii="Arial" w:hAnsi="Arial" w:cs="Arial"/>
          <w:color w:val="303030"/>
          <w:sz w:val="23"/>
          <w:szCs w:val="23"/>
          <w:bdr w:val="none" w:sz="0" w:space="0" w:color="auto" w:frame="1"/>
          <w:vertAlign w:val="superscript"/>
        </w:rPr>
        <w:t>8</w:t>
      </w:r>
      <w:r>
        <w:rPr>
          <w:rFonts w:ascii="Arial" w:hAnsi="Arial" w:cs="Arial"/>
          <w:color w:val="303030"/>
          <w:sz w:val="23"/>
          <w:szCs w:val="23"/>
          <w:bdr w:val="none" w:sz="0" w:space="0" w:color="auto" w:frame="1"/>
        </w:rPr>
        <w:t> m/sec. What should be the packet size for a channel utilization of 25% for a satellite link using go back 127 sliding window protocol?</w:t>
      </w:r>
    </w:p>
    <w:p w14:paraId="1D88F585" w14:textId="77777777" w:rsidR="000B15D6" w:rsidRDefault="000B15D6" w:rsidP="00426BE0">
      <w:pPr>
        <w:numPr>
          <w:ilvl w:val="0"/>
          <w:numId w:val="25"/>
        </w:numPr>
        <w:shd w:val="clear" w:color="auto" w:fill="FFFFFF"/>
        <w:spacing w:before="60" w:after="60" w:line="240" w:lineRule="auto"/>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120 bytes</w:t>
      </w:r>
    </w:p>
    <w:p w14:paraId="2A3FACD6" w14:textId="77777777" w:rsidR="000B15D6" w:rsidRDefault="000B15D6" w:rsidP="00426BE0">
      <w:pPr>
        <w:numPr>
          <w:ilvl w:val="0"/>
          <w:numId w:val="25"/>
        </w:numPr>
        <w:shd w:val="clear" w:color="auto" w:fill="FFFFFF"/>
        <w:spacing w:before="60" w:after="60" w:line="240" w:lineRule="auto"/>
        <w:ind w:left="720" w:hanging="36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60 bytes</w:t>
      </w:r>
    </w:p>
    <w:p w14:paraId="67D64616" w14:textId="77777777" w:rsidR="000B15D6" w:rsidRDefault="000B15D6" w:rsidP="00426BE0">
      <w:pPr>
        <w:numPr>
          <w:ilvl w:val="0"/>
          <w:numId w:val="25"/>
        </w:numPr>
        <w:shd w:val="clear" w:color="auto" w:fill="FFFFFF"/>
        <w:spacing w:before="60" w:after="60" w:line="240" w:lineRule="auto"/>
        <w:ind w:left="720" w:hanging="36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240 bytes</w:t>
      </w:r>
    </w:p>
    <w:p w14:paraId="224BAA9D" w14:textId="77777777" w:rsidR="000B15D6" w:rsidRDefault="000B15D6" w:rsidP="00426BE0">
      <w:pPr>
        <w:numPr>
          <w:ilvl w:val="0"/>
          <w:numId w:val="25"/>
        </w:numPr>
        <w:shd w:val="clear" w:color="auto" w:fill="FFFFFF"/>
        <w:spacing w:before="60" w:after="60" w:line="240" w:lineRule="auto"/>
        <w:ind w:left="720" w:hanging="36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90 bytes</w:t>
      </w:r>
    </w:p>
    <w:p w14:paraId="4BDCFCB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7D89EDF"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4C53C46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4A272C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2719B0C2" w14:textId="77777777" w:rsidR="000B15D6" w:rsidRDefault="000B15D6" w:rsidP="00426BE0">
      <w:pPr>
        <w:numPr>
          <w:ilvl w:val="0"/>
          <w:numId w:val="2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1 Mbps</w:t>
      </w:r>
    </w:p>
    <w:p w14:paraId="1F9EB701" w14:textId="77777777" w:rsidR="000B15D6" w:rsidRDefault="000B15D6" w:rsidP="00426BE0">
      <w:pPr>
        <w:numPr>
          <w:ilvl w:val="0"/>
          <w:numId w:val="2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Distance = 2 x 36504 km = 73008 km</w:t>
      </w:r>
    </w:p>
    <w:p w14:paraId="26DF6181" w14:textId="77777777" w:rsidR="000B15D6" w:rsidRDefault="000B15D6" w:rsidP="00426BE0">
      <w:pPr>
        <w:numPr>
          <w:ilvl w:val="0"/>
          <w:numId w:val="2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speed = 3 x 10</w:t>
      </w:r>
      <w:r>
        <w:rPr>
          <w:rFonts w:ascii="Arial" w:hAnsi="Arial" w:cs="Arial"/>
          <w:color w:val="303030"/>
          <w:sz w:val="23"/>
          <w:szCs w:val="23"/>
          <w:bdr w:val="none" w:sz="0" w:space="0" w:color="auto" w:frame="1"/>
          <w:vertAlign w:val="superscript"/>
        </w:rPr>
        <w:t>8</w:t>
      </w:r>
      <w:r>
        <w:rPr>
          <w:rFonts w:ascii="Arial" w:hAnsi="Arial" w:cs="Arial"/>
          <w:color w:val="303030"/>
          <w:sz w:val="23"/>
          <w:szCs w:val="23"/>
          <w:bdr w:val="none" w:sz="0" w:space="0" w:color="auto" w:frame="1"/>
        </w:rPr>
        <w:t> m/sec</w:t>
      </w:r>
    </w:p>
    <w:p w14:paraId="62AC57EB" w14:textId="77777777" w:rsidR="000B15D6" w:rsidRDefault="000B15D6" w:rsidP="00426BE0">
      <w:pPr>
        <w:numPr>
          <w:ilvl w:val="0"/>
          <w:numId w:val="2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 25% = 1/4</w:t>
      </w:r>
    </w:p>
    <w:p w14:paraId="08B5CC35" w14:textId="77777777" w:rsidR="000B15D6" w:rsidRDefault="000B15D6" w:rsidP="00426BE0">
      <w:pPr>
        <w:numPr>
          <w:ilvl w:val="0"/>
          <w:numId w:val="26"/>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Go back N is used where N = 127</w:t>
      </w:r>
    </w:p>
    <w:p w14:paraId="4167CE1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659409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Let the packet size be L bits.</w:t>
      </w:r>
    </w:p>
    <w:p w14:paraId="690F8F3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4F6DB59"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Transmission Delay-</w:t>
      </w:r>
    </w:p>
    <w:p w14:paraId="5D49A40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D273B7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1521660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3D52EE2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L bits / 1 Mbps</w:t>
      </w:r>
    </w:p>
    <w:p w14:paraId="318669E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L μsec</w:t>
      </w:r>
    </w:p>
    <w:p w14:paraId="0C9A0E8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D2B0BD6"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4771C13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20E6F3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w:t>
      </w:r>
    </w:p>
    <w:p w14:paraId="2ECC693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Distance / Speed</w:t>
      </w:r>
    </w:p>
    <w:p w14:paraId="72ED48A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(73008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m) / (3 x 10</w:t>
      </w:r>
      <w:r>
        <w:rPr>
          <w:rFonts w:ascii="Arial" w:hAnsi="Arial" w:cs="Arial"/>
          <w:color w:val="303030"/>
          <w:sz w:val="23"/>
          <w:szCs w:val="23"/>
          <w:bdr w:val="none" w:sz="0" w:space="0" w:color="auto" w:frame="1"/>
          <w:vertAlign w:val="superscript"/>
        </w:rPr>
        <w:t>8</w:t>
      </w:r>
      <w:r>
        <w:rPr>
          <w:rFonts w:ascii="Arial" w:hAnsi="Arial" w:cs="Arial"/>
          <w:color w:val="303030"/>
          <w:sz w:val="23"/>
          <w:szCs w:val="23"/>
          <w:bdr w:val="none" w:sz="0" w:space="0" w:color="auto" w:frame="1"/>
        </w:rPr>
        <w:t> m/sec)</w:t>
      </w:r>
    </w:p>
    <w:p w14:paraId="1409418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24336 x 10</w:t>
      </w:r>
      <w:r>
        <w:rPr>
          <w:rFonts w:ascii="Arial" w:hAnsi="Arial" w:cs="Arial"/>
          <w:color w:val="303030"/>
          <w:sz w:val="23"/>
          <w:szCs w:val="23"/>
          <w:bdr w:val="none" w:sz="0" w:space="0" w:color="auto" w:frame="1"/>
          <w:vertAlign w:val="superscript"/>
        </w:rPr>
        <w:t>-5</w:t>
      </w:r>
      <w:r>
        <w:rPr>
          <w:rFonts w:ascii="Arial" w:hAnsi="Arial" w:cs="Arial"/>
          <w:color w:val="303030"/>
          <w:sz w:val="23"/>
          <w:szCs w:val="23"/>
          <w:bdr w:val="none" w:sz="0" w:space="0" w:color="auto" w:frame="1"/>
        </w:rPr>
        <w:t> sec</w:t>
      </w:r>
    </w:p>
    <w:p w14:paraId="4223B27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243360 μsec</w:t>
      </w:r>
    </w:p>
    <w:p w14:paraId="6E82FBBC"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2006072"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5380C6B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0E54110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4A1E1C6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243360 μsec / L μsec</w:t>
      </w:r>
    </w:p>
    <w:p w14:paraId="003358C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243360 / L</w:t>
      </w:r>
    </w:p>
    <w:p w14:paraId="4CE0C1B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573C4D8"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Packet Size-</w:t>
      </w:r>
    </w:p>
    <w:p w14:paraId="2553926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22322A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 = N / (1+2a)</w:t>
      </w:r>
    </w:p>
    <w:p w14:paraId="68F60A5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Substituting the values, we get-</w:t>
      </w:r>
    </w:p>
    <w:p w14:paraId="41F8382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1/4 = 127 / (1 + 2 x 243360 / L)</w:t>
      </w:r>
    </w:p>
    <w:p w14:paraId="6A8EE3A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1/4 = 127 x L / (L + 486720)</w:t>
      </w:r>
    </w:p>
    <w:p w14:paraId="06C0029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L + 486720 = 508 x L</w:t>
      </w:r>
    </w:p>
    <w:p w14:paraId="0F311A6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507 x L = 486720</w:t>
      </w:r>
    </w:p>
    <w:p w14:paraId="69CF95D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L = 960</w:t>
      </w:r>
    </w:p>
    <w:p w14:paraId="5BB38B6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1F7E0C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From here, packet size = 960 bits or 120 bytes.</w:t>
      </w:r>
    </w:p>
    <w:p w14:paraId="6D76535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Correct Option is (A).</w:t>
      </w:r>
    </w:p>
    <w:p w14:paraId="6F68C4F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21582732"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Problem-06:</w:t>
      </w:r>
    </w:p>
    <w:p w14:paraId="4DE4745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04F286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Consider a network connecting two systems located 8000 km apart. The bandwidth of the network is 500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second. The propagation speed of the media is 4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meters per second. It is needed to design a Go back N sliding window protocol for this network. The average packet size is 10</w:t>
      </w:r>
      <w:r>
        <w:rPr>
          <w:rFonts w:ascii="Arial" w:hAnsi="Arial" w:cs="Arial"/>
          <w:color w:val="303030"/>
          <w:sz w:val="23"/>
          <w:szCs w:val="23"/>
          <w:bdr w:val="none" w:sz="0" w:space="0" w:color="auto" w:frame="1"/>
          <w:vertAlign w:val="superscript"/>
        </w:rPr>
        <w:t>7</w:t>
      </w:r>
      <w:r>
        <w:rPr>
          <w:rFonts w:ascii="Arial" w:hAnsi="Arial" w:cs="Arial"/>
          <w:color w:val="303030"/>
          <w:sz w:val="23"/>
          <w:szCs w:val="23"/>
          <w:bdr w:val="none" w:sz="0" w:space="0" w:color="auto" w:frame="1"/>
        </w:rPr>
        <w:t> bits. The network is to be used to its full capacity.</w:t>
      </w:r>
    </w:p>
    <w:p w14:paraId="07CD131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Assume that processing delays at nodes are negligible. Then, the minimum size in bits of the sequence number field has to be ______ ?</w:t>
      </w:r>
    </w:p>
    <w:p w14:paraId="61622AE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E13C532" w14:textId="77777777" w:rsidR="000B15D6" w:rsidRDefault="000B15D6" w:rsidP="000B15D6">
      <w:pPr>
        <w:pStyle w:val="Heading2"/>
        <w:shd w:val="clear" w:color="auto" w:fill="FFFFFF"/>
        <w:spacing w:before="0"/>
        <w:textAlignment w:val="baseline"/>
        <w:rPr>
          <w:rFonts w:ascii="Roboto Condensed" w:hAnsi="Roboto Condensed" w:cs="Times New Roman"/>
          <w:color w:val="303030"/>
          <w:sz w:val="36"/>
          <w:szCs w:val="36"/>
          <w:bdr w:val="none" w:sz="0" w:space="0" w:color="auto" w:frame="1"/>
        </w:rPr>
      </w:pPr>
      <w:r>
        <w:rPr>
          <w:rStyle w:val="Strong"/>
          <w:rFonts w:ascii="Roboto Condensed" w:hAnsi="Roboto Condensed"/>
          <w:b w:val="0"/>
          <w:bCs w:val="0"/>
          <w:color w:val="303030"/>
          <w:u w:val="single"/>
          <w:bdr w:val="none" w:sz="0" w:space="0" w:color="auto" w:frame="1"/>
        </w:rPr>
        <w:t>Solution-</w:t>
      </w:r>
    </w:p>
    <w:p w14:paraId="2780BF45"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1368513"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Given-</w:t>
      </w:r>
    </w:p>
    <w:p w14:paraId="739BD68F" w14:textId="77777777" w:rsidR="000B15D6" w:rsidRDefault="000B15D6" w:rsidP="00426BE0">
      <w:pPr>
        <w:numPr>
          <w:ilvl w:val="0"/>
          <w:numId w:val="2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Distance = 8000 km</w:t>
      </w:r>
    </w:p>
    <w:p w14:paraId="3C830FAE" w14:textId="77777777" w:rsidR="000B15D6" w:rsidRDefault="000B15D6" w:rsidP="00426BE0">
      <w:pPr>
        <w:numPr>
          <w:ilvl w:val="0"/>
          <w:numId w:val="2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Bandwidth = 500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bps</w:t>
      </w:r>
    </w:p>
    <w:p w14:paraId="0AFD5710" w14:textId="77777777" w:rsidR="000B15D6" w:rsidRDefault="000B15D6" w:rsidP="00426BE0">
      <w:pPr>
        <w:numPr>
          <w:ilvl w:val="0"/>
          <w:numId w:val="2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speed = 4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m/sec</w:t>
      </w:r>
    </w:p>
    <w:p w14:paraId="3401B3EA" w14:textId="77777777" w:rsidR="000B15D6" w:rsidRDefault="000B15D6" w:rsidP="00426BE0">
      <w:pPr>
        <w:numPr>
          <w:ilvl w:val="0"/>
          <w:numId w:val="27"/>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Packet size = 10</w:t>
      </w:r>
      <w:r>
        <w:rPr>
          <w:rFonts w:ascii="Arial" w:hAnsi="Arial" w:cs="Arial"/>
          <w:color w:val="303030"/>
          <w:sz w:val="23"/>
          <w:szCs w:val="23"/>
          <w:bdr w:val="none" w:sz="0" w:space="0" w:color="auto" w:frame="1"/>
          <w:vertAlign w:val="superscript"/>
        </w:rPr>
        <w:t>7</w:t>
      </w:r>
      <w:r>
        <w:rPr>
          <w:rFonts w:ascii="Arial" w:hAnsi="Arial" w:cs="Arial"/>
          <w:color w:val="303030"/>
          <w:sz w:val="23"/>
          <w:szCs w:val="23"/>
          <w:bdr w:val="none" w:sz="0" w:space="0" w:color="auto" w:frame="1"/>
        </w:rPr>
        <w:t> bits</w:t>
      </w:r>
    </w:p>
    <w:p w14:paraId="405FED34"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B1BAB8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Now,</w:t>
      </w:r>
    </w:p>
    <w:p w14:paraId="2F900008" w14:textId="77777777" w:rsidR="000B15D6" w:rsidRDefault="000B15D6" w:rsidP="00426BE0">
      <w:pPr>
        <w:numPr>
          <w:ilvl w:val="0"/>
          <w:numId w:val="2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For using the network to its full capacity, Efficiency (η) = 1</w:t>
      </w:r>
    </w:p>
    <w:p w14:paraId="425E1044" w14:textId="77777777" w:rsidR="000B15D6" w:rsidRDefault="000B15D6" w:rsidP="00426BE0">
      <w:pPr>
        <w:numPr>
          <w:ilvl w:val="0"/>
          <w:numId w:val="28"/>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Efficiency (η) = 1 when sender window size = 1+2a</w:t>
      </w:r>
    </w:p>
    <w:p w14:paraId="2DA2E6F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D8402B3"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Transmission Delay-</w:t>
      </w:r>
    </w:p>
    <w:p w14:paraId="2C686CD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D2519F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Transmission delay (T</w:t>
      </w:r>
      <w:r>
        <w:rPr>
          <w:rFonts w:ascii="Arial" w:hAnsi="Arial" w:cs="Arial"/>
          <w:color w:val="303030"/>
          <w:sz w:val="23"/>
          <w:szCs w:val="23"/>
          <w:bdr w:val="none" w:sz="0" w:space="0" w:color="auto" w:frame="1"/>
          <w:vertAlign w:val="subscript"/>
        </w:rPr>
        <w:t>t</w:t>
      </w:r>
      <w:r>
        <w:rPr>
          <w:rFonts w:ascii="Arial" w:hAnsi="Arial" w:cs="Arial"/>
          <w:color w:val="303030"/>
          <w:sz w:val="23"/>
          <w:szCs w:val="23"/>
          <w:bdr w:val="none" w:sz="0" w:space="0" w:color="auto" w:frame="1"/>
        </w:rPr>
        <w:t>)</w:t>
      </w:r>
    </w:p>
    <w:p w14:paraId="53624E6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Packet size / Bandwidth</w:t>
      </w:r>
    </w:p>
    <w:p w14:paraId="7D67BE2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10</w:t>
      </w:r>
      <w:r>
        <w:rPr>
          <w:rFonts w:ascii="Arial" w:hAnsi="Arial" w:cs="Arial"/>
          <w:color w:val="303030"/>
          <w:sz w:val="23"/>
          <w:szCs w:val="23"/>
          <w:bdr w:val="none" w:sz="0" w:space="0" w:color="auto" w:frame="1"/>
          <w:vertAlign w:val="superscript"/>
        </w:rPr>
        <w:t>7</w:t>
      </w:r>
      <w:r>
        <w:rPr>
          <w:rFonts w:ascii="Arial" w:hAnsi="Arial" w:cs="Arial"/>
          <w:color w:val="303030"/>
          <w:sz w:val="23"/>
          <w:szCs w:val="23"/>
          <w:bdr w:val="none" w:sz="0" w:space="0" w:color="auto" w:frame="1"/>
        </w:rPr>
        <w:t> bits / (500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bits per sec)</w:t>
      </w:r>
    </w:p>
    <w:p w14:paraId="0FF6E97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50 sec</w:t>
      </w:r>
    </w:p>
    <w:p w14:paraId="0E67211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0.02 sec</w:t>
      </w:r>
    </w:p>
    <w:p w14:paraId="256E6028"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66B935C"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Propagation Delay-</w:t>
      </w:r>
    </w:p>
    <w:p w14:paraId="3800E61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5871C7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Propagation delay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w:t>
      </w:r>
    </w:p>
    <w:p w14:paraId="7B5C4949"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Distance / Speed</w:t>
      </w:r>
    </w:p>
    <w:p w14:paraId="1E7474F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8000 km / (4 x 10</w:t>
      </w:r>
      <w:r>
        <w:rPr>
          <w:rFonts w:ascii="Arial" w:hAnsi="Arial" w:cs="Arial"/>
          <w:color w:val="303030"/>
          <w:sz w:val="23"/>
          <w:szCs w:val="23"/>
          <w:bdr w:val="none" w:sz="0" w:space="0" w:color="auto" w:frame="1"/>
          <w:vertAlign w:val="superscript"/>
        </w:rPr>
        <w:t>6</w:t>
      </w:r>
      <w:r>
        <w:rPr>
          <w:rFonts w:ascii="Arial" w:hAnsi="Arial" w:cs="Arial"/>
          <w:color w:val="303030"/>
          <w:sz w:val="23"/>
          <w:szCs w:val="23"/>
          <w:bdr w:val="none" w:sz="0" w:space="0" w:color="auto" w:frame="1"/>
        </w:rPr>
        <w:t> m/sec)</w:t>
      </w:r>
    </w:p>
    <w:p w14:paraId="74B84D3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 sec</w:t>
      </w:r>
    </w:p>
    <w:p w14:paraId="5D784D17"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B325813"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0569C04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50107B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5392586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 sec / 0.02 sec</w:t>
      </w:r>
    </w:p>
    <w:p w14:paraId="3056BF4A"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100</w:t>
      </w:r>
    </w:p>
    <w:p w14:paraId="0AF53920"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7C9D3FC9"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Sender Window Size-</w:t>
      </w:r>
    </w:p>
    <w:p w14:paraId="37A506F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1082E6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Sender window size</w:t>
      </w:r>
    </w:p>
    <w:p w14:paraId="41E82F7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+ 2a</w:t>
      </w:r>
    </w:p>
    <w:p w14:paraId="03725F46"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100</w:t>
      </w:r>
    </w:p>
    <w:p w14:paraId="55BDAEE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201</w:t>
      </w:r>
    </w:p>
    <w:p w14:paraId="68EB059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1B435F5C" w14:textId="77777777" w:rsidR="000B15D6" w:rsidRDefault="000B15D6" w:rsidP="000B15D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Minimum Size Of Sequence Number Field-</w:t>
      </w:r>
    </w:p>
    <w:p w14:paraId="02AE018D"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87E2961"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the sequence number field</w:t>
      </w:r>
    </w:p>
    <w:p w14:paraId="4B06600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(1+2a)</w:t>
      </w:r>
      <w:r>
        <w:rPr>
          <w:rFonts w:ascii="Cambria Math" w:hAnsi="Cambria Math" w:cs="Cambria Math"/>
          <w:color w:val="303030"/>
          <w:sz w:val="23"/>
          <w:szCs w:val="23"/>
          <w:bdr w:val="none" w:sz="0" w:space="0" w:color="auto" w:frame="1"/>
        </w:rPr>
        <w:t>⌉</w:t>
      </w:r>
    </w:p>
    <w:p w14:paraId="4E9FE68E"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(201)</w:t>
      </w:r>
      <w:r>
        <w:rPr>
          <w:rFonts w:ascii="Cambria Math" w:hAnsi="Cambria Math" w:cs="Cambria Math"/>
          <w:color w:val="303030"/>
          <w:sz w:val="23"/>
          <w:szCs w:val="23"/>
          <w:bdr w:val="none" w:sz="0" w:space="0" w:color="auto" w:frame="1"/>
        </w:rPr>
        <w:t>⌉</w:t>
      </w:r>
    </w:p>
    <w:p w14:paraId="675CBDE2"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7.65</w:t>
      </w:r>
      <w:r>
        <w:rPr>
          <w:rFonts w:ascii="Cambria Math" w:hAnsi="Cambria Math" w:cs="Cambria Math"/>
          <w:color w:val="303030"/>
          <w:sz w:val="23"/>
          <w:szCs w:val="23"/>
          <w:bdr w:val="none" w:sz="0" w:space="0" w:color="auto" w:frame="1"/>
        </w:rPr>
        <w:t>⌉</w:t>
      </w:r>
    </w:p>
    <w:p w14:paraId="6BED814F"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8</w:t>
      </w:r>
    </w:p>
    <w:p w14:paraId="1186975B" w14:textId="77777777" w:rsidR="000B15D6" w:rsidRDefault="000B15D6" w:rsidP="000B15D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 Minimum size of sequence number field = 8 bits.</w:t>
      </w:r>
    </w:p>
    <w:p w14:paraId="2B5F5744" w14:textId="77777777" w:rsidR="000B15D6" w:rsidRDefault="000B15D6" w:rsidP="005F4D69">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p>
    <w:p w14:paraId="69158B6F" w14:textId="7F2FEF75" w:rsidR="008538E9" w:rsidRDefault="008538E9" w:rsidP="003D519D">
      <w:pPr>
        <w:shd w:val="clear" w:color="auto" w:fill="FFFFFF"/>
        <w:spacing w:before="60" w:after="180" w:line="240" w:lineRule="auto"/>
        <w:textAlignment w:val="baseline"/>
      </w:pPr>
    </w:p>
    <w:p w14:paraId="7771474F" w14:textId="77777777" w:rsidR="00326D86" w:rsidRPr="00326D86" w:rsidRDefault="00326D86" w:rsidP="00326D86">
      <w:pPr>
        <w:shd w:val="clear" w:color="auto" w:fill="FFFFFF"/>
        <w:spacing w:before="60" w:after="180" w:line="240" w:lineRule="auto"/>
        <w:textAlignment w:val="baseline"/>
        <w:rPr>
          <w:rFonts w:ascii="Arial" w:eastAsia="Times New Roman" w:hAnsi="Arial" w:cs="Arial"/>
          <w:color w:val="303030"/>
          <w:sz w:val="23"/>
          <w:szCs w:val="23"/>
        </w:rPr>
      </w:pPr>
      <w:r w:rsidRPr="00326D86">
        <w:rPr>
          <w:rFonts w:ascii="Arial" w:eastAsia="Times New Roman" w:hAnsi="Arial" w:cs="Arial"/>
          <w:color w:val="303030"/>
          <w:sz w:val="23"/>
          <w:szCs w:val="23"/>
        </w:rPr>
        <w:t>In SR protocol, suppose frames through 0 to 4 have been transmitted. Now, imagine that 0 times out, 5 (a new frame) is transmitted, 1 times out, 2 times out and 6 (another new frame) is transmitted.</w:t>
      </w:r>
    </w:p>
    <w:p w14:paraId="4FC98D98" w14:textId="77777777" w:rsidR="00326D86" w:rsidRPr="00326D86" w:rsidRDefault="00326D86" w:rsidP="00326D86">
      <w:pPr>
        <w:shd w:val="clear" w:color="auto" w:fill="FFFFFF"/>
        <w:spacing w:before="60" w:after="180" w:line="240" w:lineRule="auto"/>
        <w:textAlignment w:val="baseline"/>
        <w:rPr>
          <w:rFonts w:ascii="Arial" w:eastAsia="Times New Roman" w:hAnsi="Arial" w:cs="Arial"/>
          <w:color w:val="303030"/>
          <w:sz w:val="23"/>
          <w:szCs w:val="23"/>
        </w:rPr>
      </w:pPr>
      <w:r w:rsidRPr="00326D86">
        <w:rPr>
          <w:rFonts w:ascii="Arial" w:eastAsia="Times New Roman" w:hAnsi="Arial" w:cs="Arial"/>
          <w:color w:val="303030"/>
          <w:sz w:val="23"/>
          <w:szCs w:val="23"/>
        </w:rPr>
        <w:t>At this point, what will be the outstanding packets in sender’s window?</w:t>
      </w:r>
    </w:p>
    <w:p w14:paraId="6D025FC0" w14:textId="36627927" w:rsidR="00326D86" w:rsidRDefault="00326D86" w:rsidP="003D519D">
      <w:pPr>
        <w:shd w:val="clear" w:color="auto" w:fill="FFFFFF"/>
        <w:spacing w:before="60" w:after="180" w:line="240" w:lineRule="auto"/>
        <w:textAlignment w:val="baseline"/>
      </w:pPr>
    </w:p>
    <w:p w14:paraId="7ACE93D2" w14:textId="615E5AAF" w:rsidR="00326D86" w:rsidRDefault="00326D86" w:rsidP="003D519D">
      <w:pPr>
        <w:shd w:val="clear" w:color="auto" w:fill="FFFFFF"/>
        <w:spacing w:before="60" w:after="180" w:line="240" w:lineRule="auto"/>
        <w:textAlignment w:val="baseline"/>
        <w:rPr>
          <w:rFonts w:ascii="Arial" w:hAnsi="Arial" w:cs="Arial"/>
          <w:color w:val="303030"/>
          <w:sz w:val="23"/>
          <w:szCs w:val="23"/>
          <w:shd w:val="clear" w:color="auto" w:fill="FFFFFF"/>
        </w:rPr>
      </w:pPr>
      <w:r>
        <w:rPr>
          <w:rFonts w:ascii="Arial" w:hAnsi="Arial" w:cs="Arial"/>
          <w:color w:val="303030"/>
          <w:sz w:val="23"/>
          <w:szCs w:val="23"/>
          <w:shd w:val="clear" w:color="auto" w:fill="FFFFFF"/>
        </w:rPr>
        <w:t>6 , 2 , 1 , 5 , 0 , 4 , 3</w:t>
      </w:r>
    </w:p>
    <w:p w14:paraId="7BC9CAF4" w14:textId="077BFB9D" w:rsidR="00326D86" w:rsidRDefault="00326D86" w:rsidP="003D519D">
      <w:pPr>
        <w:shd w:val="clear" w:color="auto" w:fill="FFFFFF"/>
        <w:spacing w:before="60" w:after="180" w:line="240" w:lineRule="auto"/>
        <w:textAlignment w:val="baseline"/>
        <w:rPr>
          <w:rFonts w:ascii="Arial" w:hAnsi="Arial" w:cs="Arial"/>
          <w:color w:val="303030"/>
          <w:sz w:val="23"/>
          <w:szCs w:val="23"/>
          <w:shd w:val="clear" w:color="auto" w:fill="FFFFFF"/>
        </w:rPr>
      </w:pPr>
    </w:p>
    <w:p w14:paraId="67583F4D"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128 x 10</w:t>
      </w:r>
      <w:r>
        <w:rPr>
          <w:rFonts w:ascii="Arial" w:hAnsi="Arial" w:cs="Arial"/>
          <w:color w:val="303030"/>
          <w:sz w:val="23"/>
          <w:szCs w:val="23"/>
          <w:vertAlign w:val="superscript"/>
        </w:rPr>
        <w:t>3</w:t>
      </w:r>
      <w:r>
        <w:rPr>
          <w:rFonts w:ascii="Arial" w:hAnsi="Arial" w:cs="Arial"/>
          <w:color w:val="303030"/>
          <w:sz w:val="23"/>
          <w:szCs w:val="23"/>
        </w:rPr>
        <w:t> bits/sec satellited communication link  with one way propagation delay of 150 msec. Selective Retransmission (repeat) protocol is used on this link to send data with a frame size of 1 KB. Neglect the transmission time of acknowledgement. The minimum number of bits required for the sequence number field to achieve 100% utilization is ________ .</w:t>
      </w:r>
    </w:p>
    <w:p w14:paraId="3F815366"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5F695582" w14:textId="77777777" w:rsidR="00326D86" w:rsidRDefault="00326D86" w:rsidP="00326D86">
      <w:pPr>
        <w:pStyle w:val="Heading2"/>
        <w:shd w:val="clear" w:color="auto" w:fill="FFFFFF"/>
        <w:spacing w:before="0"/>
        <w:textAlignment w:val="baseline"/>
        <w:rPr>
          <w:rFonts w:ascii="Roboto Condensed" w:hAnsi="Roboto Condensed" w:cs="Times New Roman"/>
          <w:color w:val="303030"/>
          <w:sz w:val="36"/>
          <w:szCs w:val="36"/>
        </w:rPr>
      </w:pPr>
      <w:r>
        <w:rPr>
          <w:rStyle w:val="Strong"/>
          <w:rFonts w:ascii="Roboto Condensed" w:hAnsi="Roboto Condensed"/>
          <w:b w:val="0"/>
          <w:bCs w:val="0"/>
          <w:color w:val="303030"/>
          <w:u w:val="single"/>
        </w:rPr>
        <w:t>Solution-</w:t>
      </w:r>
    </w:p>
    <w:p w14:paraId="670233D1"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5A8ABFBA"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14:paraId="17EA2481" w14:textId="77777777" w:rsidR="00326D86" w:rsidRDefault="00326D86" w:rsidP="00426BE0">
      <w:pPr>
        <w:numPr>
          <w:ilvl w:val="0"/>
          <w:numId w:val="31"/>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Bandwidth = 128 x 10</w:t>
      </w:r>
      <w:r>
        <w:rPr>
          <w:rFonts w:ascii="Arial" w:hAnsi="Arial" w:cs="Arial"/>
          <w:color w:val="303030"/>
          <w:sz w:val="23"/>
          <w:szCs w:val="23"/>
          <w:vertAlign w:val="superscript"/>
        </w:rPr>
        <w:t>3</w:t>
      </w:r>
      <w:r>
        <w:rPr>
          <w:rFonts w:ascii="Arial" w:hAnsi="Arial" w:cs="Arial"/>
          <w:color w:val="303030"/>
          <w:sz w:val="23"/>
          <w:szCs w:val="23"/>
        </w:rPr>
        <w:t> bits/sec</w:t>
      </w:r>
    </w:p>
    <w:p w14:paraId="0C872BDA" w14:textId="77777777" w:rsidR="00326D86" w:rsidRDefault="00326D86" w:rsidP="00426BE0">
      <w:pPr>
        <w:numPr>
          <w:ilvl w:val="0"/>
          <w:numId w:val="31"/>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Propagation delay (T</w:t>
      </w:r>
      <w:r>
        <w:rPr>
          <w:rFonts w:ascii="Arial" w:hAnsi="Arial" w:cs="Arial"/>
          <w:color w:val="303030"/>
          <w:sz w:val="23"/>
          <w:szCs w:val="23"/>
          <w:vertAlign w:val="subscript"/>
        </w:rPr>
        <w:t>p</w:t>
      </w:r>
      <w:r>
        <w:rPr>
          <w:rFonts w:ascii="Arial" w:hAnsi="Arial" w:cs="Arial"/>
          <w:color w:val="303030"/>
          <w:sz w:val="23"/>
          <w:szCs w:val="23"/>
        </w:rPr>
        <w:t>) = 150 msec</w:t>
      </w:r>
    </w:p>
    <w:p w14:paraId="38AA0C82" w14:textId="77777777" w:rsidR="00326D86" w:rsidRDefault="00326D86" w:rsidP="00426BE0">
      <w:pPr>
        <w:numPr>
          <w:ilvl w:val="0"/>
          <w:numId w:val="31"/>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Frame size = 1 KB</w:t>
      </w:r>
    </w:p>
    <w:p w14:paraId="6EAEA78C"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3D5E9B46"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Now,</w:t>
      </w:r>
    </w:p>
    <w:p w14:paraId="7177982E" w14:textId="77777777" w:rsidR="00326D86" w:rsidRDefault="00326D86" w:rsidP="00426BE0">
      <w:pPr>
        <w:numPr>
          <w:ilvl w:val="0"/>
          <w:numId w:val="32"/>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To achieve 100% utilization, efficiency must be 100%.</w:t>
      </w:r>
    </w:p>
    <w:p w14:paraId="14160F0E" w14:textId="77777777" w:rsidR="00326D86" w:rsidRDefault="00326D86" w:rsidP="00426BE0">
      <w:pPr>
        <w:numPr>
          <w:ilvl w:val="0"/>
          <w:numId w:val="32"/>
        </w:numPr>
        <w:shd w:val="clear" w:color="auto" w:fill="FFFFFF"/>
        <w:spacing w:before="60" w:after="60" w:line="240" w:lineRule="auto"/>
        <w:ind w:left="945"/>
        <w:textAlignment w:val="baseline"/>
        <w:rPr>
          <w:rFonts w:ascii="Arial" w:hAnsi="Arial" w:cs="Arial"/>
          <w:color w:val="303030"/>
          <w:sz w:val="23"/>
          <w:szCs w:val="23"/>
        </w:rPr>
      </w:pPr>
      <w:r>
        <w:rPr>
          <w:rFonts w:ascii="Arial" w:hAnsi="Arial" w:cs="Arial"/>
          <w:color w:val="303030"/>
          <w:sz w:val="23"/>
          <w:szCs w:val="23"/>
        </w:rPr>
        <w:t>Efficiency is 100% when sender window size is optimal i.e. 1+2a</w:t>
      </w:r>
    </w:p>
    <w:p w14:paraId="2D4C46C2"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62433C91" w14:textId="77777777" w:rsidR="00326D86" w:rsidRDefault="00326D86" w:rsidP="00326D86">
      <w:pPr>
        <w:pStyle w:val="Heading3"/>
        <w:shd w:val="clear" w:color="auto" w:fill="FFFFFF"/>
        <w:spacing w:before="0" w:beforeAutospacing="0" w:after="0" w:afterAutospacing="0"/>
        <w:textAlignment w:val="baseline"/>
        <w:rPr>
          <w:rFonts w:ascii="Roboto Condensed" w:hAnsi="Roboto Condensed"/>
          <w:color w:val="303030"/>
        </w:rPr>
      </w:pPr>
      <w:r>
        <w:rPr>
          <w:rStyle w:val="Strong"/>
          <w:rFonts w:ascii="Roboto Condensed" w:hAnsi="Roboto Condensed"/>
          <w:b/>
          <w:bCs/>
          <w:color w:val="303030"/>
          <w:u w:val="single"/>
        </w:rPr>
        <w:lastRenderedPageBreak/>
        <w:t>Calculating Transmission Delay-</w:t>
      </w:r>
    </w:p>
    <w:p w14:paraId="48777A71"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14:paraId="2AA10CE1" w14:textId="77777777" w:rsidR="00326D86" w:rsidRDefault="00326D86" w:rsidP="00326D86">
      <w:pPr>
        <w:pStyle w:val="NormalWeb"/>
        <w:shd w:val="clear" w:color="auto" w:fill="FFFFFF"/>
        <w:spacing w:before="60" w:beforeAutospacing="0" w:after="180" w:afterAutospacing="0" w:line="0" w:lineRule="atLeast"/>
        <w:textAlignment w:val="baseline"/>
        <w:rPr>
          <w:rStyle w:val="ezoic-ad"/>
          <w:bdr w:val="none" w:sz="0" w:space="0" w:color="auto" w:frame="1"/>
        </w:rPr>
      </w:pPr>
      <w:r>
        <w:rPr>
          <w:rFonts w:ascii="Arial" w:hAnsi="Arial" w:cs="Arial"/>
          <w:color w:val="303030"/>
          <w:sz w:val="23"/>
          <w:szCs w:val="23"/>
        </w:rPr>
        <w:t>Transmission delay (T</w:t>
      </w:r>
      <w:r>
        <w:rPr>
          <w:rFonts w:ascii="Arial" w:hAnsi="Arial" w:cs="Arial"/>
          <w:color w:val="303030"/>
          <w:sz w:val="23"/>
          <w:szCs w:val="23"/>
          <w:vertAlign w:val="subscript"/>
        </w:rPr>
        <w:t>t</w:t>
      </w:r>
      <w:r>
        <w:rPr>
          <w:rFonts w:ascii="Arial" w:hAnsi="Arial" w:cs="Arial"/>
          <w:color w:val="303030"/>
          <w:sz w:val="23"/>
          <w:szCs w:val="23"/>
        </w:rPr>
        <w:t>)</w:t>
      </w:r>
    </w:p>
    <w:p w14:paraId="7F77E6AE" w14:textId="77777777" w:rsidR="00326D86" w:rsidRDefault="00326D86" w:rsidP="00326D86">
      <w:pPr>
        <w:pStyle w:val="NormalWeb"/>
        <w:shd w:val="clear" w:color="auto" w:fill="FFFFFF"/>
        <w:spacing w:before="60" w:beforeAutospacing="0" w:after="180" w:afterAutospacing="0"/>
        <w:textAlignment w:val="baseline"/>
      </w:pPr>
      <w:r>
        <w:rPr>
          <w:rFonts w:ascii="Arial" w:hAnsi="Arial" w:cs="Arial"/>
          <w:color w:val="303030"/>
          <w:sz w:val="23"/>
          <w:szCs w:val="23"/>
          <w:bdr w:val="none" w:sz="0" w:space="0" w:color="auto" w:frame="1"/>
        </w:rPr>
        <w:t>= Frame size / Bandwidth</w:t>
      </w:r>
    </w:p>
    <w:p w14:paraId="35D9A456"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KB / (128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bits per sec)</w:t>
      </w:r>
    </w:p>
    <w:p w14:paraId="79824C48"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x 2</w:t>
      </w:r>
      <w:r>
        <w:rPr>
          <w:rFonts w:ascii="Arial" w:hAnsi="Arial" w:cs="Arial"/>
          <w:color w:val="303030"/>
          <w:sz w:val="23"/>
          <w:szCs w:val="23"/>
          <w:bdr w:val="none" w:sz="0" w:space="0" w:color="auto" w:frame="1"/>
          <w:vertAlign w:val="superscript"/>
        </w:rPr>
        <w:t>10</w:t>
      </w:r>
      <w:r>
        <w:rPr>
          <w:rFonts w:ascii="Arial" w:hAnsi="Arial" w:cs="Arial"/>
          <w:color w:val="303030"/>
          <w:sz w:val="23"/>
          <w:szCs w:val="23"/>
          <w:bdr w:val="none" w:sz="0" w:space="0" w:color="auto" w:frame="1"/>
        </w:rPr>
        <w:t> x 8 bits) / (128 x 10</w:t>
      </w:r>
      <w:r>
        <w:rPr>
          <w:rFonts w:ascii="Arial" w:hAnsi="Arial" w:cs="Arial"/>
          <w:color w:val="303030"/>
          <w:sz w:val="23"/>
          <w:szCs w:val="23"/>
          <w:bdr w:val="none" w:sz="0" w:space="0" w:color="auto" w:frame="1"/>
          <w:vertAlign w:val="superscript"/>
        </w:rPr>
        <w:t>3</w:t>
      </w:r>
      <w:r>
        <w:rPr>
          <w:rFonts w:ascii="Arial" w:hAnsi="Arial" w:cs="Arial"/>
          <w:color w:val="303030"/>
          <w:sz w:val="23"/>
          <w:szCs w:val="23"/>
          <w:bdr w:val="none" w:sz="0" w:space="0" w:color="auto" w:frame="1"/>
        </w:rPr>
        <w:t> bits per sec)</w:t>
      </w:r>
    </w:p>
    <w:p w14:paraId="16B56C95"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64 msec</w:t>
      </w:r>
    </w:p>
    <w:p w14:paraId="49133E82"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251EBC7" w14:textId="77777777" w:rsidR="00326D86" w:rsidRDefault="00326D86" w:rsidP="00326D8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Value of ‘a’-</w:t>
      </w:r>
    </w:p>
    <w:p w14:paraId="1BCEF003"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CDA57D7"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T</w:t>
      </w:r>
      <w:r>
        <w:rPr>
          <w:rFonts w:ascii="Arial" w:hAnsi="Arial" w:cs="Arial"/>
          <w:color w:val="303030"/>
          <w:sz w:val="23"/>
          <w:szCs w:val="23"/>
          <w:bdr w:val="none" w:sz="0" w:space="0" w:color="auto" w:frame="1"/>
          <w:vertAlign w:val="subscript"/>
        </w:rPr>
        <w:t>p</w:t>
      </w:r>
      <w:r>
        <w:rPr>
          <w:rFonts w:ascii="Arial" w:hAnsi="Arial" w:cs="Arial"/>
          <w:color w:val="303030"/>
          <w:sz w:val="23"/>
          <w:szCs w:val="23"/>
          <w:bdr w:val="none" w:sz="0" w:space="0" w:color="auto" w:frame="1"/>
        </w:rPr>
        <w:t> / T</w:t>
      </w:r>
      <w:r>
        <w:rPr>
          <w:rFonts w:ascii="Arial" w:hAnsi="Arial" w:cs="Arial"/>
          <w:color w:val="303030"/>
          <w:sz w:val="23"/>
          <w:szCs w:val="23"/>
          <w:bdr w:val="none" w:sz="0" w:space="0" w:color="auto" w:frame="1"/>
          <w:vertAlign w:val="subscript"/>
        </w:rPr>
        <w:t>t</w:t>
      </w:r>
    </w:p>
    <w:p w14:paraId="0F68BF28"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150 msec / 64 msec</w:t>
      </w:r>
    </w:p>
    <w:p w14:paraId="407A124F"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a = 2.34</w:t>
      </w:r>
    </w:p>
    <w:p w14:paraId="261D440E" w14:textId="77777777" w:rsidR="00326D86" w:rsidRDefault="00326D86" w:rsidP="00326D86">
      <w:pPr>
        <w:pStyle w:val="NormalWeb"/>
        <w:shd w:val="clear" w:color="auto" w:fill="FFFFFF"/>
        <w:spacing w:before="60" w:beforeAutospacing="0" w:after="180" w:afterAutospacing="0" w:line="0" w:lineRule="atLeast"/>
        <w:textAlignment w:val="baseline"/>
        <w:rPr>
          <w:ins w:id="2" w:author="Unknown"/>
          <w:rStyle w:val="ezoic-ad"/>
        </w:rPr>
      </w:pPr>
      <w:r>
        <w:rPr>
          <w:rFonts w:ascii="Arial" w:hAnsi="Arial" w:cs="Arial"/>
          <w:color w:val="303030"/>
          <w:sz w:val="23"/>
          <w:szCs w:val="23"/>
          <w:bdr w:val="none" w:sz="0" w:space="0" w:color="auto" w:frame="1"/>
        </w:rPr>
        <w:t> </w:t>
      </w:r>
    </w:p>
    <w:p w14:paraId="4BC8A161" w14:textId="77777777" w:rsidR="00326D86" w:rsidRDefault="00326D86" w:rsidP="00326D86">
      <w:pPr>
        <w:pStyle w:val="Heading3"/>
        <w:shd w:val="clear" w:color="auto" w:fill="FFFFFF"/>
        <w:spacing w:before="0" w:beforeAutospacing="0" w:after="0" w:afterAutospacing="0"/>
        <w:textAlignment w:val="baseline"/>
        <w:rPr>
          <w:rFonts w:ascii="Roboto Condensed" w:hAnsi="Roboto Condensed"/>
        </w:rPr>
      </w:pPr>
      <w:r>
        <w:rPr>
          <w:rStyle w:val="Strong"/>
          <w:rFonts w:ascii="Roboto Condensed" w:hAnsi="Roboto Condensed"/>
          <w:b/>
          <w:bCs/>
          <w:color w:val="303030"/>
          <w:u w:val="single"/>
          <w:bdr w:val="none" w:sz="0" w:space="0" w:color="auto" w:frame="1"/>
        </w:rPr>
        <w:t>Calculating Optimal Sender Window Size-</w:t>
      </w:r>
    </w:p>
    <w:p w14:paraId="6AE3ED56"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4514FA0C"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Optimal sender window size</w:t>
      </w:r>
    </w:p>
    <w:p w14:paraId="50C9774C"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+ 2a</w:t>
      </w:r>
    </w:p>
    <w:p w14:paraId="5BF28FC0"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 + 2 x 2.34</w:t>
      </w:r>
    </w:p>
    <w:p w14:paraId="03819D3C"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5.68</w:t>
      </w:r>
      <w:r>
        <w:rPr>
          <w:rFonts w:ascii="Cambria Math" w:hAnsi="Cambria Math" w:cs="Cambria Math"/>
          <w:color w:val="303030"/>
          <w:sz w:val="23"/>
          <w:szCs w:val="23"/>
          <w:bdr w:val="none" w:sz="0" w:space="0" w:color="auto" w:frame="1"/>
        </w:rPr>
        <w:t>⌉</w:t>
      </w:r>
    </w:p>
    <w:p w14:paraId="1E79AA2A"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w:t>
      </w:r>
    </w:p>
    <w:p w14:paraId="3C81DCE8"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5D048D57" w14:textId="77777777" w:rsidR="00326D86" w:rsidRDefault="00326D86" w:rsidP="00326D8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Number Of Sequence Numbers Required-</w:t>
      </w:r>
    </w:p>
    <w:p w14:paraId="12AF3360"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6652AB83"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In SR Protocol, sender window size and receiver window size are same.</w:t>
      </w:r>
    </w:p>
    <w:p w14:paraId="0C8A9EEE"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So, sender window size = receiver window size = 6</w:t>
      </w:r>
    </w:p>
    <w:p w14:paraId="3CFFB7E0"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393DD4AE"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Now,</w:t>
      </w:r>
    </w:p>
    <w:p w14:paraId="1414FBEB"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For any sliding window protocol, minimum number of sequence numbers required</w:t>
      </w:r>
    </w:p>
    <w:p w14:paraId="04111EA5"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Sender window size + Receiver window size</w:t>
      </w:r>
    </w:p>
    <w:p w14:paraId="1FD1633B"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6 + 6</w:t>
      </w:r>
    </w:p>
    <w:p w14:paraId="3ED88641"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12</w:t>
      </w:r>
    </w:p>
    <w:p w14:paraId="13A351D2"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lastRenderedPageBreak/>
        <w:t> </w:t>
      </w:r>
    </w:p>
    <w:p w14:paraId="7B868F78" w14:textId="77777777" w:rsidR="00326D86" w:rsidRDefault="00326D86" w:rsidP="00326D86">
      <w:pPr>
        <w:pStyle w:val="Heading3"/>
        <w:shd w:val="clear" w:color="auto" w:fill="FFFFFF"/>
        <w:spacing w:before="0" w:beforeAutospacing="0" w:after="0" w:afterAutospacing="0"/>
        <w:textAlignment w:val="baseline"/>
        <w:rPr>
          <w:rFonts w:ascii="Roboto Condensed" w:hAnsi="Roboto Condensed"/>
          <w:color w:val="303030"/>
          <w:bdr w:val="none" w:sz="0" w:space="0" w:color="auto" w:frame="1"/>
        </w:rPr>
      </w:pPr>
      <w:r>
        <w:rPr>
          <w:rStyle w:val="Strong"/>
          <w:rFonts w:ascii="Roboto Condensed" w:hAnsi="Roboto Condensed"/>
          <w:b/>
          <w:bCs/>
          <w:color w:val="303030"/>
          <w:u w:val="single"/>
          <w:bdr w:val="none" w:sz="0" w:space="0" w:color="auto" w:frame="1"/>
        </w:rPr>
        <w:t>Calculating Bits Required in Sequence Number Field-</w:t>
      </w:r>
    </w:p>
    <w:p w14:paraId="743AF8E9"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156BE87A"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To have 12 sequence numbers,</w:t>
      </w:r>
    </w:p>
    <w:p w14:paraId="67C23E19"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sequence number field</w:t>
      </w:r>
    </w:p>
    <w:p w14:paraId="21D5449D"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xml:space="preserve">= </w:t>
      </w:r>
      <w:r>
        <w:rPr>
          <w:rFonts w:ascii="Cambria Math" w:hAnsi="Cambria Math" w:cs="Cambria Math"/>
          <w:color w:val="303030"/>
          <w:sz w:val="23"/>
          <w:szCs w:val="23"/>
          <w:bdr w:val="none" w:sz="0" w:space="0" w:color="auto" w:frame="1"/>
        </w:rPr>
        <w:t>⌈</w:t>
      </w:r>
      <w:r>
        <w:rPr>
          <w:rFonts w:ascii="Arial" w:hAnsi="Arial" w:cs="Arial"/>
          <w:color w:val="303030"/>
          <w:sz w:val="23"/>
          <w:szCs w:val="23"/>
          <w:bdr w:val="none" w:sz="0" w:space="0" w:color="auto" w:frame="1"/>
        </w:rPr>
        <w:t>log</w:t>
      </w:r>
      <w:r>
        <w:rPr>
          <w:rFonts w:ascii="Arial" w:hAnsi="Arial" w:cs="Arial"/>
          <w:color w:val="303030"/>
          <w:sz w:val="23"/>
          <w:szCs w:val="23"/>
          <w:bdr w:val="none" w:sz="0" w:space="0" w:color="auto" w:frame="1"/>
          <w:vertAlign w:val="subscript"/>
        </w:rPr>
        <w:t>2</w:t>
      </w:r>
      <w:r>
        <w:rPr>
          <w:rFonts w:ascii="Arial" w:hAnsi="Arial" w:cs="Arial"/>
          <w:color w:val="303030"/>
          <w:sz w:val="23"/>
          <w:szCs w:val="23"/>
          <w:bdr w:val="none" w:sz="0" w:space="0" w:color="auto" w:frame="1"/>
        </w:rPr>
        <w:t>(12)</w:t>
      </w:r>
      <w:r>
        <w:rPr>
          <w:rFonts w:ascii="Cambria Math" w:hAnsi="Cambria Math" w:cs="Cambria Math"/>
          <w:color w:val="303030"/>
          <w:sz w:val="23"/>
          <w:szCs w:val="23"/>
          <w:bdr w:val="none" w:sz="0" w:space="0" w:color="auto" w:frame="1"/>
        </w:rPr>
        <w:t>⌉</w:t>
      </w:r>
    </w:p>
    <w:p w14:paraId="0DB5F45C"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4</w:t>
      </w:r>
    </w:p>
    <w:p w14:paraId="186C1F2D"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 </w:t>
      </w:r>
    </w:p>
    <w:p w14:paraId="06F4CC34" w14:textId="77777777" w:rsidR="00326D86" w:rsidRDefault="00326D86" w:rsidP="00326D86">
      <w:pPr>
        <w:pStyle w:val="NormalWeb"/>
        <w:shd w:val="clear" w:color="auto" w:fill="FFFFFF"/>
        <w:spacing w:before="60" w:beforeAutospacing="0" w:after="180" w:afterAutospacing="0"/>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Thus,</w:t>
      </w:r>
    </w:p>
    <w:p w14:paraId="784AABF9" w14:textId="77777777" w:rsidR="00326D86" w:rsidRDefault="00326D86" w:rsidP="00426BE0">
      <w:pPr>
        <w:numPr>
          <w:ilvl w:val="0"/>
          <w:numId w:val="3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Minimum number of bits required in sequence number field = 4</w:t>
      </w:r>
    </w:p>
    <w:p w14:paraId="63B45B6D" w14:textId="77777777" w:rsidR="00326D86" w:rsidRDefault="00326D86" w:rsidP="00426BE0">
      <w:pPr>
        <w:numPr>
          <w:ilvl w:val="0"/>
          <w:numId w:val="3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With 4 bits, number of sequence numbers possible = 16</w:t>
      </w:r>
    </w:p>
    <w:p w14:paraId="19245B10" w14:textId="77777777" w:rsidR="00326D86" w:rsidRDefault="00326D86" w:rsidP="00426BE0">
      <w:pPr>
        <w:numPr>
          <w:ilvl w:val="0"/>
          <w:numId w:val="33"/>
        </w:numPr>
        <w:shd w:val="clear" w:color="auto" w:fill="FFFFFF"/>
        <w:spacing w:before="60" w:after="60" w:line="240" w:lineRule="auto"/>
        <w:ind w:left="945"/>
        <w:textAlignment w:val="baseline"/>
        <w:rPr>
          <w:rFonts w:ascii="Arial" w:hAnsi="Arial" w:cs="Arial"/>
          <w:color w:val="303030"/>
          <w:sz w:val="23"/>
          <w:szCs w:val="23"/>
          <w:bdr w:val="none" w:sz="0" w:space="0" w:color="auto" w:frame="1"/>
        </w:rPr>
      </w:pPr>
      <w:r>
        <w:rPr>
          <w:rFonts w:ascii="Arial" w:hAnsi="Arial" w:cs="Arial"/>
          <w:color w:val="303030"/>
          <w:sz w:val="23"/>
          <w:szCs w:val="23"/>
          <w:bdr w:val="none" w:sz="0" w:space="0" w:color="auto" w:frame="1"/>
        </w:rPr>
        <w:t>We use only 12 sequence numbers and rest 4 remains unused.</w:t>
      </w:r>
    </w:p>
    <w:p w14:paraId="3A706B03" w14:textId="77777777" w:rsidR="00326D86" w:rsidRDefault="00326D86" w:rsidP="003D519D">
      <w:pPr>
        <w:shd w:val="clear" w:color="auto" w:fill="FFFFFF"/>
        <w:spacing w:before="60" w:after="180" w:line="240" w:lineRule="auto"/>
        <w:textAlignment w:val="baseline"/>
      </w:pPr>
    </w:p>
    <w:p w14:paraId="75616623" w14:textId="21EC1AE4" w:rsidR="008538E9" w:rsidRDefault="008538E9" w:rsidP="003D519D">
      <w:pPr>
        <w:shd w:val="clear" w:color="auto" w:fill="FFFFFF"/>
        <w:spacing w:before="60" w:after="180" w:line="240" w:lineRule="auto"/>
        <w:textAlignment w:val="baseline"/>
        <w:rPr>
          <w:rFonts w:ascii="Roboto" w:hAnsi="Roboto"/>
          <w:color w:val="040304"/>
          <w:sz w:val="23"/>
          <w:szCs w:val="23"/>
          <w:shd w:val="clear" w:color="auto" w:fill="FFFFFF"/>
        </w:rPr>
      </w:pPr>
      <w:r>
        <w:rPr>
          <w:rFonts w:ascii="Roboto" w:hAnsi="Roboto"/>
          <w:color w:val="040304"/>
          <w:sz w:val="23"/>
          <w:szCs w:val="23"/>
          <w:shd w:val="clear" w:color="auto" w:fill="FFFFFF"/>
        </w:rPr>
        <w:t>assume we need to design a GBN sliding-window protocol for a network in which the bandwidth is 100Mbps and the average distance between the sender and receiver is 10,000km.Assume the average packet size is 100,000 bits and propagation speed is 2*10^8m.find the max size of the send and receive windows,the number of bits in the sequence number field and an appropriate time-out value for the timer?</w:t>
      </w:r>
    </w:p>
    <w:p w14:paraId="3960D0BF" w14:textId="77777777" w:rsidR="00106533" w:rsidRPr="003D519D" w:rsidRDefault="00106533" w:rsidP="003D519D">
      <w:pPr>
        <w:shd w:val="clear" w:color="auto" w:fill="FFFFFF"/>
        <w:spacing w:before="60" w:after="180" w:line="240" w:lineRule="auto"/>
        <w:textAlignment w:val="baseline"/>
        <w:rPr>
          <w:rFonts w:ascii="Arial" w:eastAsia="Times New Roman" w:hAnsi="Arial" w:cs="Arial"/>
          <w:color w:val="303030"/>
          <w:sz w:val="23"/>
          <w:szCs w:val="23"/>
          <w:bdr w:val="none" w:sz="0" w:space="0" w:color="auto" w:frame="1"/>
        </w:rPr>
      </w:pPr>
    </w:p>
    <w:sectPr w:rsidR="00106533" w:rsidRPr="003D51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3930B" w14:textId="77777777" w:rsidR="00053879" w:rsidRDefault="00053879" w:rsidP="006A529D">
      <w:pPr>
        <w:spacing w:after="0" w:line="240" w:lineRule="auto"/>
      </w:pPr>
      <w:r>
        <w:separator/>
      </w:r>
    </w:p>
  </w:endnote>
  <w:endnote w:type="continuationSeparator" w:id="0">
    <w:p w14:paraId="361B79E8" w14:textId="77777777" w:rsidR="00053879" w:rsidRDefault="00053879" w:rsidP="006A5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Condensed">
    <w:altName w:val="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AE128" w14:textId="77777777" w:rsidR="00053879" w:rsidRDefault="00053879" w:rsidP="006A529D">
      <w:pPr>
        <w:spacing w:after="0" w:line="240" w:lineRule="auto"/>
      </w:pPr>
      <w:r>
        <w:separator/>
      </w:r>
    </w:p>
  </w:footnote>
  <w:footnote w:type="continuationSeparator" w:id="0">
    <w:p w14:paraId="6B60F513" w14:textId="77777777" w:rsidR="00053879" w:rsidRDefault="00053879" w:rsidP="006A5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702"/>
    <w:multiLevelType w:val="multilevel"/>
    <w:tmpl w:val="BC6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BA3"/>
    <w:multiLevelType w:val="multilevel"/>
    <w:tmpl w:val="42E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5553"/>
    <w:multiLevelType w:val="multilevel"/>
    <w:tmpl w:val="487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85AF7"/>
    <w:multiLevelType w:val="multilevel"/>
    <w:tmpl w:val="E90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332BA"/>
    <w:multiLevelType w:val="multilevel"/>
    <w:tmpl w:val="901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549F0"/>
    <w:multiLevelType w:val="multilevel"/>
    <w:tmpl w:val="93D4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B4136"/>
    <w:multiLevelType w:val="multilevel"/>
    <w:tmpl w:val="C88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41F67"/>
    <w:multiLevelType w:val="multilevel"/>
    <w:tmpl w:val="EAF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E64C6"/>
    <w:multiLevelType w:val="multilevel"/>
    <w:tmpl w:val="BA0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E3EF4"/>
    <w:multiLevelType w:val="multilevel"/>
    <w:tmpl w:val="CDC6B9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29BC4EFE"/>
    <w:multiLevelType w:val="multilevel"/>
    <w:tmpl w:val="4DE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A206E"/>
    <w:multiLevelType w:val="multilevel"/>
    <w:tmpl w:val="967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83F93"/>
    <w:multiLevelType w:val="multilevel"/>
    <w:tmpl w:val="38D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F59DC"/>
    <w:multiLevelType w:val="multilevel"/>
    <w:tmpl w:val="22C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3257A"/>
    <w:multiLevelType w:val="multilevel"/>
    <w:tmpl w:val="CA8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907D7"/>
    <w:multiLevelType w:val="multilevel"/>
    <w:tmpl w:val="D0D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263EF"/>
    <w:multiLevelType w:val="multilevel"/>
    <w:tmpl w:val="1AA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C2F8D"/>
    <w:multiLevelType w:val="multilevel"/>
    <w:tmpl w:val="C85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44D3"/>
    <w:multiLevelType w:val="multilevel"/>
    <w:tmpl w:val="38C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36EF0"/>
    <w:multiLevelType w:val="multilevel"/>
    <w:tmpl w:val="970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D7185"/>
    <w:multiLevelType w:val="multilevel"/>
    <w:tmpl w:val="AB2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B73AC"/>
    <w:multiLevelType w:val="multilevel"/>
    <w:tmpl w:val="9AD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B0D7B"/>
    <w:multiLevelType w:val="multilevel"/>
    <w:tmpl w:val="C0D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75ACA"/>
    <w:multiLevelType w:val="multilevel"/>
    <w:tmpl w:val="7A9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9513A"/>
    <w:multiLevelType w:val="multilevel"/>
    <w:tmpl w:val="AAF6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566B6"/>
    <w:multiLevelType w:val="multilevel"/>
    <w:tmpl w:val="28A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44069"/>
    <w:multiLevelType w:val="multilevel"/>
    <w:tmpl w:val="58B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0269C"/>
    <w:multiLevelType w:val="multilevel"/>
    <w:tmpl w:val="CEA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13985"/>
    <w:multiLevelType w:val="multilevel"/>
    <w:tmpl w:val="CE3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07A8F"/>
    <w:multiLevelType w:val="multilevel"/>
    <w:tmpl w:val="316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660B4"/>
    <w:multiLevelType w:val="multilevel"/>
    <w:tmpl w:val="4EA69D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79B60C30"/>
    <w:multiLevelType w:val="multilevel"/>
    <w:tmpl w:val="A05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E1E6D"/>
    <w:multiLevelType w:val="multilevel"/>
    <w:tmpl w:val="F69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2"/>
  </w:num>
  <w:num w:numId="3">
    <w:abstractNumId w:val="22"/>
  </w:num>
  <w:num w:numId="4">
    <w:abstractNumId w:val="20"/>
  </w:num>
  <w:num w:numId="5">
    <w:abstractNumId w:val="4"/>
  </w:num>
  <w:num w:numId="6">
    <w:abstractNumId w:val="31"/>
  </w:num>
  <w:num w:numId="7">
    <w:abstractNumId w:val="7"/>
  </w:num>
  <w:num w:numId="8">
    <w:abstractNumId w:val="28"/>
  </w:num>
  <w:num w:numId="9">
    <w:abstractNumId w:val="5"/>
  </w:num>
  <w:num w:numId="10">
    <w:abstractNumId w:val="2"/>
  </w:num>
  <w:num w:numId="11">
    <w:abstractNumId w:val="24"/>
  </w:num>
  <w:num w:numId="12">
    <w:abstractNumId w:val="23"/>
  </w:num>
  <w:num w:numId="13">
    <w:abstractNumId w:val="25"/>
  </w:num>
  <w:num w:numId="14">
    <w:abstractNumId w:val="6"/>
  </w:num>
  <w:num w:numId="15">
    <w:abstractNumId w:val="0"/>
  </w:num>
  <w:num w:numId="16">
    <w:abstractNumId w:val="11"/>
  </w:num>
  <w:num w:numId="17">
    <w:abstractNumId w:val="21"/>
  </w:num>
  <w:num w:numId="18">
    <w:abstractNumId w:val="27"/>
  </w:num>
  <w:num w:numId="19">
    <w:abstractNumId w:val="15"/>
  </w:num>
  <w:num w:numId="20">
    <w:abstractNumId w:val="14"/>
  </w:num>
  <w:num w:numId="21">
    <w:abstractNumId w:val="12"/>
  </w:num>
  <w:num w:numId="22">
    <w:abstractNumId w:val="3"/>
  </w:num>
  <w:num w:numId="23">
    <w:abstractNumId w:val="17"/>
  </w:num>
  <w:num w:numId="24">
    <w:abstractNumId w:val="26"/>
  </w:num>
  <w:num w:numId="25">
    <w:abstractNumId w:val="9"/>
    <w:lvlOverride w:ilvl="0">
      <w:lvl w:ilvl="0">
        <w:numFmt w:val="decimal"/>
        <w:lvlText w:val="%1."/>
        <w:lvlJc w:val="left"/>
      </w:lvl>
    </w:lvlOverride>
  </w:num>
  <w:num w:numId="26">
    <w:abstractNumId w:val="8"/>
  </w:num>
  <w:num w:numId="27">
    <w:abstractNumId w:val="18"/>
  </w:num>
  <w:num w:numId="28">
    <w:abstractNumId w:val="16"/>
  </w:num>
  <w:num w:numId="29">
    <w:abstractNumId w:val="30"/>
    <w:lvlOverride w:ilvl="0">
      <w:lvl w:ilvl="0">
        <w:numFmt w:val="decimal"/>
        <w:lvlText w:val="%1."/>
        <w:lvlJc w:val="left"/>
      </w:lvl>
    </w:lvlOverride>
  </w:num>
  <w:num w:numId="30">
    <w:abstractNumId w:val="19"/>
  </w:num>
  <w:num w:numId="31">
    <w:abstractNumId w:val="10"/>
  </w:num>
  <w:num w:numId="32">
    <w:abstractNumId w:val="29"/>
  </w:num>
  <w:num w:numId="3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92EFD"/>
    <w:rsid w:val="00052D3A"/>
    <w:rsid w:val="00053879"/>
    <w:rsid w:val="00062D15"/>
    <w:rsid w:val="000A3737"/>
    <w:rsid w:val="000B15D6"/>
    <w:rsid w:val="00106533"/>
    <w:rsid w:val="001A353C"/>
    <w:rsid w:val="00226F70"/>
    <w:rsid w:val="0024709D"/>
    <w:rsid w:val="002E4747"/>
    <w:rsid w:val="00326D86"/>
    <w:rsid w:val="003D519D"/>
    <w:rsid w:val="00412F3D"/>
    <w:rsid w:val="004153D6"/>
    <w:rsid w:val="00426BE0"/>
    <w:rsid w:val="00432F26"/>
    <w:rsid w:val="00491BED"/>
    <w:rsid w:val="004A4A6F"/>
    <w:rsid w:val="00506F40"/>
    <w:rsid w:val="005D6A76"/>
    <w:rsid w:val="005F4D69"/>
    <w:rsid w:val="0064778A"/>
    <w:rsid w:val="006A529D"/>
    <w:rsid w:val="006D2445"/>
    <w:rsid w:val="008538E9"/>
    <w:rsid w:val="00865A01"/>
    <w:rsid w:val="009A6511"/>
    <w:rsid w:val="00A14D9A"/>
    <w:rsid w:val="00A3548E"/>
    <w:rsid w:val="00AE6D79"/>
    <w:rsid w:val="00AF22A8"/>
    <w:rsid w:val="00B02067"/>
    <w:rsid w:val="00D57C83"/>
    <w:rsid w:val="00DA13E1"/>
    <w:rsid w:val="00DE6DFB"/>
    <w:rsid w:val="00E92E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198F1"/>
  <w15:docId w15:val="{6B959679-A084-4B37-8B54-BBFCB804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D2445"/>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3D51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519D"/>
    <w:rPr>
      <w:rFonts w:ascii="Times New Roman" w:eastAsia="Times New Roman" w:hAnsi="Times New Roman" w:cs="Times New Roman"/>
      <w:b/>
      <w:bCs/>
      <w:sz w:val="27"/>
      <w:szCs w:val="27"/>
    </w:rPr>
  </w:style>
  <w:style w:type="paragraph" w:styleId="NormalWeb">
    <w:name w:val="Normal (Web)"/>
    <w:basedOn w:val="Normal"/>
    <w:uiPriority w:val="99"/>
    <w:unhideWhenUsed/>
    <w:rsid w:val="003D51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519D"/>
    <w:rPr>
      <w:b/>
      <w:bCs/>
    </w:rPr>
  </w:style>
  <w:style w:type="character" w:customStyle="1" w:styleId="ezoic-ad">
    <w:name w:val="ezoic-ad"/>
    <w:basedOn w:val="DefaultParagraphFont"/>
    <w:rsid w:val="003D519D"/>
  </w:style>
  <w:style w:type="character" w:customStyle="1" w:styleId="Heading2Char">
    <w:name w:val="Heading 2 Char"/>
    <w:basedOn w:val="DefaultParagraphFont"/>
    <w:link w:val="Heading2"/>
    <w:uiPriority w:val="9"/>
    <w:semiHidden/>
    <w:rsid w:val="006D2445"/>
    <w:rPr>
      <w:rFonts w:asciiTheme="majorHAnsi" w:eastAsiaTheme="majorEastAsia" w:hAnsiTheme="majorHAnsi" w:cstheme="majorBidi"/>
      <w:color w:val="2F5496" w:themeColor="accent1" w:themeShade="BF"/>
      <w:sz w:val="26"/>
      <w:szCs w:val="33"/>
    </w:rPr>
  </w:style>
  <w:style w:type="paragraph" w:styleId="ListParagraph">
    <w:name w:val="List Paragraph"/>
    <w:basedOn w:val="Normal"/>
    <w:uiPriority w:val="34"/>
    <w:qFormat/>
    <w:rsid w:val="00AE6D79"/>
    <w:pPr>
      <w:ind w:left="720"/>
      <w:contextualSpacing/>
    </w:pPr>
  </w:style>
  <w:style w:type="paragraph" w:styleId="z-TopofForm">
    <w:name w:val="HTML Top of Form"/>
    <w:basedOn w:val="Normal"/>
    <w:next w:val="Normal"/>
    <w:link w:val="z-TopofFormChar"/>
    <w:hidden/>
    <w:uiPriority w:val="99"/>
    <w:semiHidden/>
    <w:unhideWhenUsed/>
    <w:rsid w:val="00B02067"/>
    <w:pPr>
      <w:pBdr>
        <w:bottom w:val="single" w:sz="6" w:space="1" w:color="auto"/>
      </w:pBdr>
      <w:spacing w:after="0" w:line="240" w:lineRule="auto"/>
      <w:jc w:val="center"/>
    </w:pPr>
    <w:rPr>
      <w:rFonts w:ascii="Arial" w:eastAsia="Times New Roman" w:hAnsi="Arial" w:cs="Cordia New"/>
      <w:vanish/>
      <w:sz w:val="16"/>
      <w:szCs w:val="20"/>
    </w:rPr>
  </w:style>
  <w:style w:type="character" w:customStyle="1" w:styleId="z-TopofFormChar">
    <w:name w:val="z-Top of Form Char"/>
    <w:basedOn w:val="DefaultParagraphFont"/>
    <w:link w:val="z-TopofForm"/>
    <w:uiPriority w:val="99"/>
    <w:semiHidden/>
    <w:rsid w:val="00B02067"/>
    <w:rPr>
      <w:rFonts w:ascii="Arial" w:eastAsia="Times New Roman" w:hAnsi="Arial" w:cs="Cordia New"/>
      <w:vanish/>
      <w:sz w:val="16"/>
      <w:szCs w:val="20"/>
    </w:rPr>
  </w:style>
  <w:style w:type="paragraph" w:styleId="z-BottomofForm">
    <w:name w:val="HTML Bottom of Form"/>
    <w:basedOn w:val="Normal"/>
    <w:next w:val="Normal"/>
    <w:link w:val="z-BottomofFormChar"/>
    <w:hidden/>
    <w:uiPriority w:val="99"/>
    <w:semiHidden/>
    <w:unhideWhenUsed/>
    <w:rsid w:val="00B02067"/>
    <w:pPr>
      <w:pBdr>
        <w:top w:val="single" w:sz="6" w:space="1" w:color="auto"/>
      </w:pBdr>
      <w:spacing w:after="0" w:line="240" w:lineRule="auto"/>
      <w:jc w:val="center"/>
    </w:pPr>
    <w:rPr>
      <w:rFonts w:ascii="Arial" w:eastAsia="Times New Roman" w:hAnsi="Arial" w:cs="Cordia New"/>
      <w:vanish/>
      <w:sz w:val="16"/>
      <w:szCs w:val="20"/>
    </w:rPr>
  </w:style>
  <w:style w:type="character" w:customStyle="1" w:styleId="z-BottomofFormChar">
    <w:name w:val="z-Bottom of Form Char"/>
    <w:basedOn w:val="DefaultParagraphFont"/>
    <w:link w:val="z-BottomofForm"/>
    <w:uiPriority w:val="99"/>
    <w:semiHidden/>
    <w:rsid w:val="00B02067"/>
    <w:rPr>
      <w:rFonts w:ascii="Arial" w:eastAsia="Times New Roman" w:hAnsi="Arial" w:cs="Cordia New"/>
      <w:vanish/>
      <w:sz w:val="16"/>
      <w:szCs w:val="20"/>
    </w:rPr>
  </w:style>
  <w:style w:type="paragraph" w:styleId="Header">
    <w:name w:val="header"/>
    <w:basedOn w:val="Normal"/>
    <w:link w:val="HeaderChar"/>
    <w:uiPriority w:val="99"/>
    <w:unhideWhenUsed/>
    <w:rsid w:val="006A5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29D"/>
  </w:style>
  <w:style w:type="paragraph" w:styleId="Footer">
    <w:name w:val="footer"/>
    <w:basedOn w:val="Normal"/>
    <w:link w:val="FooterChar"/>
    <w:uiPriority w:val="99"/>
    <w:unhideWhenUsed/>
    <w:rsid w:val="006A5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29D"/>
  </w:style>
  <w:style w:type="paragraph" w:styleId="HTMLPreformatted">
    <w:name w:val="HTML Preformatted"/>
    <w:basedOn w:val="Normal"/>
    <w:link w:val="HTMLPreformattedChar"/>
    <w:uiPriority w:val="99"/>
    <w:semiHidden/>
    <w:unhideWhenUsed/>
    <w:rsid w:val="00412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2F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4711">
      <w:bodyDiv w:val="1"/>
      <w:marLeft w:val="0"/>
      <w:marRight w:val="0"/>
      <w:marTop w:val="0"/>
      <w:marBottom w:val="0"/>
      <w:divBdr>
        <w:top w:val="none" w:sz="0" w:space="0" w:color="auto"/>
        <w:left w:val="none" w:sz="0" w:space="0" w:color="auto"/>
        <w:bottom w:val="none" w:sz="0" w:space="0" w:color="auto"/>
        <w:right w:val="none" w:sz="0" w:space="0" w:color="auto"/>
      </w:divBdr>
    </w:div>
    <w:div w:id="97793981">
      <w:bodyDiv w:val="1"/>
      <w:marLeft w:val="0"/>
      <w:marRight w:val="0"/>
      <w:marTop w:val="0"/>
      <w:marBottom w:val="0"/>
      <w:divBdr>
        <w:top w:val="none" w:sz="0" w:space="0" w:color="auto"/>
        <w:left w:val="none" w:sz="0" w:space="0" w:color="auto"/>
        <w:bottom w:val="none" w:sz="0" w:space="0" w:color="auto"/>
        <w:right w:val="none" w:sz="0" w:space="0" w:color="auto"/>
      </w:divBdr>
    </w:div>
    <w:div w:id="335301747">
      <w:bodyDiv w:val="1"/>
      <w:marLeft w:val="0"/>
      <w:marRight w:val="0"/>
      <w:marTop w:val="0"/>
      <w:marBottom w:val="0"/>
      <w:divBdr>
        <w:top w:val="none" w:sz="0" w:space="0" w:color="auto"/>
        <w:left w:val="none" w:sz="0" w:space="0" w:color="auto"/>
        <w:bottom w:val="none" w:sz="0" w:space="0" w:color="auto"/>
        <w:right w:val="none" w:sz="0" w:space="0" w:color="auto"/>
      </w:divBdr>
    </w:div>
    <w:div w:id="345133586">
      <w:bodyDiv w:val="1"/>
      <w:marLeft w:val="0"/>
      <w:marRight w:val="0"/>
      <w:marTop w:val="0"/>
      <w:marBottom w:val="0"/>
      <w:divBdr>
        <w:top w:val="none" w:sz="0" w:space="0" w:color="auto"/>
        <w:left w:val="none" w:sz="0" w:space="0" w:color="auto"/>
        <w:bottom w:val="none" w:sz="0" w:space="0" w:color="auto"/>
        <w:right w:val="none" w:sz="0" w:space="0" w:color="auto"/>
      </w:divBdr>
    </w:div>
    <w:div w:id="348726676">
      <w:bodyDiv w:val="1"/>
      <w:marLeft w:val="0"/>
      <w:marRight w:val="0"/>
      <w:marTop w:val="0"/>
      <w:marBottom w:val="0"/>
      <w:divBdr>
        <w:top w:val="none" w:sz="0" w:space="0" w:color="auto"/>
        <w:left w:val="none" w:sz="0" w:space="0" w:color="auto"/>
        <w:bottom w:val="none" w:sz="0" w:space="0" w:color="auto"/>
        <w:right w:val="none" w:sz="0" w:space="0" w:color="auto"/>
      </w:divBdr>
    </w:div>
    <w:div w:id="435760153">
      <w:bodyDiv w:val="1"/>
      <w:marLeft w:val="0"/>
      <w:marRight w:val="0"/>
      <w:marTop w:val="0"/>
      <w:marBottom w:val="0"/>
      <w:divBdr>
        <w:top w:val="none" w:sz="0" w:space="0" w:color="auto"/>
        <w:left w:val="none" w:sz="0" w:space="0" w:color="auto"/>
        <w:bottom w:val="none" w:sz="0" w:space="0" w:color="auto"/>
        <w:right w:val="none" w:sz="0" w:space="0" w:color="auto"/>
      </w:divBdr>
    </w:div>
    <w:div w:id="464927328">
      <w:bodyDiv w:val="1"/>
      <w:marLeft w:val="0"/>
      <w:marRight w:val="0"/>
      <w:marTop w:val="0"/>
      <w:marBottom w:val="0"/>
      <w:divBdr>
        <w:top w:val="none" w:sz="0" w:space="0" w:color="auto"/>
        <w:left w:val="none" w:sz="0" w:space="0" w:color="auto"/>
        <w:bottom w:val="none" w:sz="0" w:space="0" w:color="auto"/>
        <w:right w:val="none" w:sz="0" w:space="0" w:color="auto"/>
      </w:divBdr>
    </w:div>
    <w:div w:id="1407914776">
      <w:bodyDiv w:val="1"/>
      <w:marLeft w:val="0"/>
      <w:marRight w:val="0"/>
      <w:marTop w:val="0"/>
      <w:marBottom w:val="0"/>
      <w:divBdr>
        <w:top w:val="none" w:sz="0" w:space="0" w:color="auto"/>
        <w:left w:val="none" w:sz="0" w:space="0" w:color="auto"/>
        <w:bottom w:val="none" w:sz="0" w:space="0" w:color="auto"/>
        <w:right w:val="none" w:sz="0" w:space="0" w:color="auto"/>
      </w:divBdr>
    </w:div>
    <w:div w:id="1540817914">
      <w:bodyDiv w:val="1"/>
      <w:marLeft w:val="0"/>
      <w:marRight w:val="0"/>
      <w:marTop w:val="0"/>
      <w:marBottom w:val="0"/>
      <w:divBdr>
        <w:top w:val="none" w:sz="0" w:space="0" w:color="auto"/>
        <w:left w:val="none" w:sz="0" w:space="0" w:color="auto"/>
        <w:bottom w:val="none" w:sz="0" w:space="0" w:color="auto"/>
        <w:right w:val="none" w:sz="0" w:space="0" w:color="auto"/>
      </w:divBdr>
    </w:div>
    <w:div w:id="1574776065">
      <w:bodyDiv w:val="1"/>
      <w:marLeft w:val="0"/>
      <w:marRight w:val="0"/>
      <w:marTop w:val="0"/>
      <w:marBottom w:val="0"/>
      <w:divBdr>
        <w:top w:val="none" w:sz="0" w:space="0" w:color="auto"/>
        <w:left w:val="none" w:sz="0" w:space="0" w:color="auto"/>
        <w:bottom w:val="none" w:sz="0" w:space="0" w:color="auto"/>
        <w:right w:val="none" w:sz="0" w:space="0" w:color="auto"/>
      </w:divBdr>
    </w:div>
    <w:div w:id="1733890214">
      <w:bodyDiv w:val="1"/>
      <w:marLeft w:val="0"/>
      <w:marRight w:val="0"/>
      <w:marTop w:val="0"/>
      <w:marBottom w:val="0"/>
      <w:divBdr>
        <w:top w:val="none" w:sz="0" w:space="0" w:color="auto"/>
        <w:left w:val="none" w:sz="0" w:space="0" w:color="auto"/>
        <w:bottom w:val="none" w:sz="0" w:space="0" w:color="auto"/>
        <w:right w:val="none" w:sz="0" w:space="0" w:color="auto"/>
      </w:divBdr>
    </w:div>
    <w:div w:id="2018926076">
      <w:bodyDiv w:val="1"/>
      <w:marLeft w:val="0"/>
      <w:marRight w:val="0"/>
      <w:marTop w:val="0"/>
      <w:marBottom w:val="0"/>
      <w:divBdr>
        <w:top w:val="none" w:sz="0" w:space="0" w:color="auto"/>
        <w:left w:val="none" w:sz="0" w:space="0" w:color="auto"/>
        <w:bottom w:val="none" w:sz="0" w:space="0" w:color="auto"/>
        <w:right w:val="none" w:sz="0" w:space="0" w:color="auto"/>
      </w:divBdr>
      <w:divsChild>
        <w:div w:id="236672082">
          <w:marLeft w:val="0"/>
          <w:marRight w:val="0"/>
          <w:marTop w:val="0"/>
          <w:marBottom w:val="0"/>
          <w:divBdr>
            <w:top w:val="none" w:sz="0" w:space="0" w:color="auto"/>
            <w:left w:val="none" w:sz="0" w:space="0" w:color="auto"/>
            <w:bottom w:val="none" w:sz="0" w:space="0" w:color="auto"/>
            <w:right w:val="none" w:sz="0" w:space="0" w:color="auto"/>
          </w:divBdr>
          <w:divsChild>
            <w:div w:id="8261483">
              <w:marLeft w:val="0"/>
              <w:marRight w:val="0"/>
              <w:marTop w:val="0"/>
              <w:marBottom w:val="0"/>
              <w:divBdr>
                <w:top w:val="none" w:sz="0" w:space="0" w:color="auto"/>
                <w:left w:val="none" w:sz="0" w:space="0" w:color="auto"/>
                <w:bottom w:val="none" w:sz="0" w:space="0" w:color="auto"/>
                <w:right w:val="none" w:sz="0" w:space="0" w:color="auto"/>
              </w:divBdr>
            </w:div>
          </w:divsChild>
        </w:div>
        <w:div w:id="951714429">
          <w:marLeft w:val="0"/>
          <w:marRight w:val="0"/>
          <w:marTop w:val="0"/>
          <w:marBottom w:val="0"/>
          <w:divBdr>
            <w:top w:val="none" w:sz="0" w:space="0" w:color="auto"/>
            <w:left w:val="none" w:sz="0" w:space="0" w:color="auto"/>
            <w:bottom w:val="none" w:sz="0" w:space="0" w:color="auto"/>
            <w:right w:val="none" w:sz="0" w:space="0" w:color="auto"/>
          </w:divBdr>
          <w:divsChild>
            <w:div w:id="14061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58177">
      <w:bodyDiv w:val="1"/>
      <w:marLeft w:val="0"/>
      <w:marRight w:val="0"/>
      <w:marTop w:val="0"/>
      <w:marBottom w:val="0"/>
      <w:divBdr>
        <w:top w:val="none" w:sz="0" w:space="0" w:color="auto"/>
        <w:left w:val="none" w:sz="0" w:space="0" w:color="auto"/>
        <w:bottom w:val="none" w:sz="0" w:space="0" w:color="auto"/>
        <w:right w:val="none" w:sz="0" w:space="0" w:color="auto"/>
      </w:divBdr>
    </w:div>
    <w:div w:id="2144501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35</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sreethar Sree Krishnan</dc:creator>
  <cp:keywords/>
  <dc:description/>
  <cp:lastModifiedBy>Sreethar S</cp:lastModifiedBy>
  <cp:revision>2</cp:revision>
  <dcterms:created xsi:type="dcterms:W3CDTF">2023-05-30T13:40:00Z</dcterms:created>
  <dcterms:modified xsi:type="dcterms:W3CDTF">2024-09-05T08:37:00Z</dcterms:modified>
</cp:coreProperties>
</file>